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16491" w14:textId="77777777" w:rsidR="002E6424" w:rsidRPr="002E6424" w:rsidRDefault="002E6424" w:rsidP="002E6424">
      <w:pPr>
        <w:spacing w:line="240" w:lineRule="auto"/>
        <w:ind w:firstLineChars="0" w:firstLine="0"/>
        <w:jc w:val="center"/>
        <w:rPr>
          <w:rFonts w:eastAsia="华文新魏"/>
          <w:sz w:val="52"/>
        </w:rPr>
      </w:pPr>
    </w:p>
    <w:p w14:paraId="16DBD4BD" w14:textId="77777777" w:rsidR="002E6424" w:rsidRPr="002E6424" w:rsidRDefault="002E6424" w:rsidP="002E6424">
      <w:pPr>
        <w:spacing w:line="240" w:lineRule="auto"/>
        <w:ind w:firstLineChars="0" w:firstLine="0"/>
        <w:jc w:val="center"/>
        <w:rPr>
          <w:rFonts w:ascii="黑体" w:eastAsia="黑体" w:hAnsi="黑体" w:cs="黑体" w:hint="eastAsia"/>
          <w:sz w:val="72"/>
          <w:szCs w:val="72"/>
        </w:rPr>
      </w:pPr>
      <w:r w:rsidRPr="002E6424">
        <w:rPr>
          <w:rFonts w:ascii="黑体" w:eastAsia="黑体" w:hAnsi="黑体" w:cs="黑体" w:hint="eastAsia"/>
          <w:sz w:val="72"/>
          <w:szCs w:val="72"/>
        </w:rPr>
        <w:t xml:space="preserve">深 </w:t>
      </w:r>
      <w:proofErr w:type="gramStart"/>
      <w:r w:rsidRPr="002E6424">
        <w:rPr>
          <w:rFonts w:ascii="黑体" w:eastAsia="黑体" w:hAnsi="黑体" w:cs="黑体" w:hint="eastAsia"/>
          <w:sz w:val="72"/>
          <w:szCs w:val="72"/>
        </w:rPr>
        <w:t>圳</w:t>
      </w:r>
      <w:proofErr w:type="gramEnd"/>
      <w:r w:rsidRPr="002E6424">
        <w:rPr>
          <w:rFonts w:ascii="黑体" w:eastAsia="黑体" w:hAnsi="黑体" w:cs="黑体" w:hint="eastAsia"/>
          <w:sz w:val="72"/>
          <w:szCs w:val="72"/>
        </w:rPr>
        <w:t xml:space="preserve"> 大 学</w:t>
      </w:r>
    </w:p>
    <w:p w14:paraId="0A7D03C5" w14:textId="77777777" w:rsidR="002E6424" w:rsidRPr="002E6424" w:rsidRDefault="002E6424" w:rsidP="002E6424">
      <w:pPr>
        <w:spacing w:line="240" w:lineRule="auto"/>
        <w:ind w:firstLineChars="0" w:firstLine="0"/>
        <w:jc w:val="center"/>
        <w:rPr>
          <w:rFonts w:ascii="方正楷体_GB2312" w:eastAsia="方正楷体_GB2312" w:hAnsi="方正楷体_GB2312" w:cs="方正楷体_GB2312" w:hint="eastAsia"/>
          <w:sz w:val="36"/>
          <w:szCs w:val="36"/>
        </w:rPr>
      </w:pPr>
    </w:p>
    <w:p w14:paraId="79065D60" w14:textId="77777777" w:rsidR="002E6424" w:rsidRPr="002E6424" w:rsidRDefault="002E6424" w:rsidP="002E6424">
      <w:pPr>
        <w:spacing w:line="240" w:lineRule="auto"/>
        <w:ind w:firstLineChars="0" w:firstLine="0"/>
        <w:jc w:val="center"/>
        <w:rPr>
          <w:rFonts w:ascii="黑体" w:eastAsia="黑体"/>
          <w:b/>
          <w:sz w:val="52"/>
          <w:szCs w:val="52"/>
        </w:rPr>
      </w:pPr>
      <w:r w:rsidRPr="002E6424">
        <w:rPr>
          <w:rFonts w:ascii="黑体" w:eastAsia="黑体" w:hint="eastAsia"/>
          <w:b/>
          <w:sz w:val="52"/>
          <w:szCs w:val="52"/>
        </w:rPr>
        <w:t>专业学位硕士研究生学位论文</w:t>
      </w:r>
    </w:p>
    <w:p w14:paraId="043930A7" w14:textId="77777777" w:rsidR="002E6424" w:rsidRPr="002E6424" w:rsidRDefault="002E6424" w:rsidP="002E6424">
      <w:pPr>
        <w:spacing w:line="240" w:lineRule="auto"/>
        <w:ind w:firstLineChars="0" w:firstLine="0"/>
        <w:jc w:val="center"/>
        <w:rPr>
          <w:rFonts w:ascii="黑体" w:eastAsia="黑体"/>
          <w:b/>
          <w:sz w:val="52"/>
          <w:szCs w:val="52"/>
        </w:rPr>
      </w:pPr>
      <w:r w:rsidRPr="002E6424">
        <w:rPr>
          <w:rFonts w:ascii="黑体" w:eastAsia="黑体" w:hint="eastAsia"/>
          <w:b/>
          <w:sz w:val="52"/>
          <w:szCs w:val="52"/>
        </w:rPr>
        <w:t>开题报告书</w:t>
      </w:r>
    </w:p>
    <w:p w14:paraId="210C250D" w14:textId="77777777" w:rsidR="002E6424" w:rsidRPr="002E6424" w:rsidRDefault="002E6424" w:rsidP="002E6424">
      <w:pPr>
        <w:spacing w:line="240" w:lineRule="auto"/>
        <w:ind w:firstLineChars="0" w:firstLine="0"/>
        <w:rPr>
          <w:sz w:val="28"/>
        </w:rPr>
      </w:pPr>
    </w:p>
    <w:p w14:paraId="69F627E8" w14:textId="77777777" w:rsidR="002E6424" w:rsidRPr="002E6424" w:rsidRDefault="002E6424" w:rsidP="002E6424">
      <w:pPr>
        <w:spacing w:line="240" w:lineRule="auto"/>
        <w:ind w:firstLineChars="0" w:firstLine="0"/>
        <w:rPr>
          <w:sz w:val="28"/>
        </w:rPr>
      </w:pPr>
    </w:p>
    <w:p w14:paraId="2365D45D" w14:textId="736FEC77" w:rsidR="002E6424" w:rsidRPr="002E6424" w:rsidRDefault="002E6424" w:rsidP="002E6424">
      <w:pPr>
        <w:spacing w:line="720" w:lineRule="auto"/>
        <w:ind w:firstLineChars="450" w:firstLine="1440"/>
        <w:rPr>
          <w:sz w:val="32"/>
          <w:u w:val="single"/>
        </w:rPr>
      </w:pPr>
      <w:r w:rsidRPr="002E6424">
        <w:rPr>
          <w:rFonts w:hint="eastAsia"/>
          <w:sz w:val="32"/>
        </w:rPr>
        <w:t>姓名</w:t>
      </w:r>
      <w:r w:rsidRPr="002E6424">
        <w:rPr>
          <w:sz w:val="32"/>
          <w:u w:val="single"/>
        </w:rPr>
        <w:t xml:space="preserve">   </w:t>
      </w:r>
      <w:r>
        <w:rPr>
          <w:rFonts w:hint="eastAsia"/>
          <w:sz w:val="32"/>
          <w:u w:val="single"/>
        </w:rPr>
        <w:t xml:space="preserve"> </w:t>
      </w:r>
      <w:r w:rsidRPr="002E6424">
        <w:rPr>
          <w:sz w:val="32"/>
          <w:u w:val="single"/>
        </w:rPr>
        <w:t xml:space="preserve"> </w:t>
      </w:r>
      <w:r>
        <w:rPr>
          <w:rFonts w:hint="eastAsia"/>
          <w:sz w:val="32"/>
          <w:u w:val="single"/>
        </w:rPr>
        <w:t xml:space="preserve"> </w:t>
      </w:r>
      <w:r w:rsidRPr="002E6424">
        <w:rPr>
          <w:sz w:val="32"/>
          <w:u w:val="single"/>
        </w:rPr>
        <w:t xml:space="preserve">  </w:t>
      </w:r>
      <w:proofErr w:type="gramStart"/>
      <w:r>
        <w:rPr>
          <w:rFonts w:hint="eastAsia"/>
          <w:sz w:val="32"/>
          <w:u w:val="single"/>
        </w:rPr>
        <w:t>郑际涵</w:t>
      </w:r>
      <w:proofErr w:type="gramEnd"/>
      <w:r w:rsidRPr="002E6424">
        <w:rPr>
          <w:sz w:val="32"/>
          <w:u w:val="single"/>
        </w:rPr>
        <w:t xml:space="preserve">   </w:t>
      </w:r>
      <w:r w:rsidRPr="002E6424">
        <w:rPr>
          <w:rFonts w:hint="eastAsia"/>
          <w:sz w:val="32"/>
          <w:u w:val="single"/>
        </w:rPr>
        <w:t xml:space="preserve">    </w:t>
      </w:r>
      <w:r w:rsidRPr="002E6424">
        <w:rPr>
          <w:rFonts w:hint="eastAsia"/>
          <w:sz w:val="32"/>
        </w:rPr>
        <w:t>学号</w:t>
      </w:r>
      <w:r w:rsidRPr="002E6424">
        <w:rPr>
          <w:sz w:val="32"/>
          <w:u w:val="single"/>
        </w:rPr>
        <w:t xml:space="preserve">  </w:t>
      </w:r>
      <w:r>
        <w:rPr>
          <w:rFonts w:hint="eastAsia"/>
          <w:sz w:val="32"/>
          <w:u w:val="single"/>
        </w:rPr>
        <w:t xml:space="preserve">  </w:t>
      </w:r>
      <w:r w:rsidRPr="002E6424">
        <w:rPr>
          <w:sz w:val="32"/>
          <w:u w:val="single"/>
        </w:rPr>
        <w:t xml:space="preserve"> </w:t>
      </w:r>
      <w:r>
        <w:rPr>
          <w:rFonts w:hint="eastAsia"/>
          <w:sz w:val="32"/>
          <w:u w:val="single"/>
        </w:rPr>
        <w:t>2310295109</w:t>
      </w:r>
      <w:r w:rsidRPr="002E6424">
        <w:rPr>
          <w:sz w:val="32"/>
          <w:u w:val="single"/>
        </w:rPr>
        <w:t xml:space="preserve"> </w:t>
      </w:r>
      <w:r w:rsidRPr="002E6424">
        <w:rPr>
          <w:rFonts w:hint="eastAsia"/>
          <w:sz w:val="32"/>
          <w:u w:val="single"/>
        </w:rPr>
        <w:t xml:space="preserve">    </w:t>
      </w:r>
    </w:p>
    <w:p w14:paraId="1490A88A" w14:textId="3D6E6E06" w:rsidR="002E6424" w:rsidRPr="002E6424" w:rsidRDefault="002E6424" w:rsidP="002E6424">
      <w:pPr>
        <w:spacing w:line="720" w:lineRule="auto"/>
        <w:ind w:firstLineChars="450" w:firstLine="1440"/>
        <w:rPr>
          <w:sz w:val="32"/>
          <w:u w:val="single"/>
        </w:rPr>
      </w:pPr>
      <w:r w:rsidRPr="002E6424">
        <w:rPr>
          <w:rFonts w:hint="eastAsia"/>
          <w:sz w:val="32"/>
        </w:rPr>
        <w:t>年级</w:t>
      </w:r>
      <w:r w:rsidRPr="002E6424">
        <w:rPr>
          <w:rFonts w:hint="eastAsia"/>
          <w:sz w:val="32"/>
          <w:u w:val="single"/>
        </w:rPr>
        <w:t xml:space="preserve">     </w:t>
      </w:r>
      <w:r>
        <w:rPr>
          <w:rFonts w:hint="eastAsia"/>
          <w:sz w:val="32"/>
          <w:u w:val="single"/>
        </w:rPr>
        <w:t xml:space="preserve">  </w:t>
      </w:r>
      <w:r w:rsidRPr="002E6424">
        <w:rPr>
          <w:rFonts w:hint="eastAsia"/>
          <w:sz w:val="32"/>
          <w:u w:val="single"/>
        </w:rPr>
        <w:t xml:space="preserve">  </w:t>
      </w:r>
      <w:r>
        <w:rPr>
          <w:rFonts w:hint="eastAsia"/>
          <w:sz w:val="32"/>
          <w:u w:val="single"/>
        </w:rPr>
        <w:t>2023</w:t>
      </w:r>
      <w:r w:rsidRPr="002E6424">
        <w:rPr>
          <w:rFonts w:hint="eastAsia"/>
          <w:sz w:val="32"/>
          <w:u w:val="single"/>
        </w:rPr>
        <w:t xml:space="preserve">        </w:t>
      </w:r>
      <w:r w:rsidRPr="002E6424">
        <w:rPr>
          <w:rFonts w:hint="eastAsia"/>
          <w:sz w:val="32"/>
        </w:rPr>
        <w:t>学制</w:t>
      </w:r>
      <w:r w:rsidRPr="002E6424">
        <w:rPr>
          <w:sz w:val="32"/>
          <w:u w:val="single"/>
        </w:rPr>
        <w:t xml:space="preserve">       </w:t>
      </w:r>
      <w:r>
        <w:rPr>
          <w:rFonts w:hint="eastAsia"/>
          <w:sz w:val="32"/>
          <w:u w:val="single"/>
        </w:rPr>
        <w:t>三年</w:t>
      </w:r>
      <w:r w:rsidRPr="002E6424">
        <w:rPr>
          <w:sz w:val="32"/>
          <w:u w:val="single"/>
        </w:rPr>
        <w:t xml:space="preserve"> </w:t>
      </w:r>
      <w:r w:rsidRPr="002E6424">
        <w:rPr>
          <w:rFonts w:hint="eastAsia"/>
          <w:sz w:val="32"/>
          <w:u w:val="single"/>
        </w:rPr>
        <w:t xml:space="preserve">        </w:t>
      </w:r>
    </w:p>
    <w:p w14:paraId="0C9E64D1" w14:textId="71F71E9D" w:rsidR="002E6424" w:rsidRPr="002E6424" w:rsidRDefault="002E6424" w:rsidP="002E6424">
      <w:pPr>
        <w:spacing w:line="720" w:lineRule="auto"/>
        <w:ind w:firstLineChars="450" w:firstLine="1440"/>
        <w:rPr>
          <w:sz w:val="32"/>
        </w:rPr>
      </w:pPr>
      <w:r w:rsidRPr="002E6424">
        <w:rPr>
          <w:rFonts w:hint="eastAsia"/>
          <w:sz w:val="32"/>
        </w:rPr>
        <w:t>学院（部）</w:t>
      </w:r>
      <w:r w:rsidRPr="002E6424">
        <w:rPr>
          <w:rFonts w:hint="eastAsia"/>
          <w:sz w:val="32"/>
          <w:u w:val="single"/>
        </w:rPr>
        <w:t xml:space="preserve">    </w:t>
      </w:r>
      <w:r>
        <w:rPr>
          <w:rFonts w:hint="eastAsia"/>
          <w:sz w:val="32"/>
          <w:u w:val="single"/>
        </w:rPr>
        <w:t xml:space="preserve">     </w:t>
      </w:r>
      <w:r w:rsidRPr="002E6424">
        <w:rPr>
          <w:rFonts w:hint="eastAsia"/>
          <w:sz w:val="32"/>
          <w:u w:val="single"/>
        </w:rPr>
        <w:t xml:space="preserve">  </w:t>
      </w:r>
      <w:r>
        <w:rPr>
          <w:rFonts w:hint="eastAsia"/>
          <w:sz w:val="32"/>
          <w:u w:val="single"/>
        </w:rPr>
        <w:t>机电与控制工程学院</w:t>
      </w:r>
      <w:r w:rsidRPr="002E6424">
        <w:rPr>
          <w:rFonts w:hint="eastAsia"/>
          <w:sz w:val="32"/>
          <w:u w:val="single"/>
        </w:rPr>
        <w:t xml:space="preserve">          </w:t>
      </w:r>
    </w:p>
    <w:p w14:paraId="338E5F9F" w14:textId="3B068CC6" w:rsidR="002E6424" w:rsidRPr="002E6424" w:rsidRDefault="002E6424" w:rsidP="002E6424">
      <w:pPr>
        <w:spacing w:line="720" w:lineRule="auto"/>
        <w:ind w:firstLineChars="450" w:firstLine="1440"/>
        <w:rPr>
          <w:sz w:val="32"/>
        </w:rPr>
      </w:pPr>
      <w:r w:rsidRPr="002E6424">
        <w:rPr>
          <w:rFonts w:hint="eastAsia"/>
          <w:sz w:val="32"/>
        </w:rPr>
        <w:t>专业（领域）名称</w:t>
      </w:r>
      <w:r w:rsidRPr="002E6424">
        <w:rPr>
          <w:rFonts w:hint="eastAsia"/>
          <w:sz w:val="32"/>
        </w:rPr>
        <w:t xml:space="preserve"> </w:t>
      </w:r>
      <w:r w:rsidRPr="002E6424">
        <w:rPr>
          <w:rFonts w:hint="eastAsia"/>
          <w:sz w:val="32"/>
          <w:u w:val="single"/>
        </w:rPr>
        <w:t xml:space="preserve">      </w:t>
      </w:r>
      <w:r>
        <w:rPr>
          <w:rFonts w:hint="eastAsia"/>
          <w:sz w:val="32"/>
          <w:u w:val="single"/>
        </w:rPr>
        <w:t xml:space="preserve">     </w:t>
      </w:r>
      <w:r w:rsidRPr="002E6424">
        <w:rPr>
          <w:rFonts w:hint="eastAsia"/>
          <w:sz w:val="32"/>
          <w:u w:val="single"/>
        </w:rPr>
        <w:t xml:space="preserve">  </w:t>
      </w:r>
      <w:r>
        <w:rPr>
          <w:rFonts w:hint="eastAsia"/>
          <w:sz w:val="32"/>
          <w:u w:val="single"/>
        </w:rPr>
        <w:t>机械工程</w:t>
      </w:r>
      <w:r w:rsidRPr="002E6424">
        <w:rPr>
          <w:rFonts w:hint="eastAsia"/>
          <w:sz w:val="32"/>
          <w:u w:val="single"/>
        </w:rPr>
        <w:t xml:space="preserve">           </w:t>
      </w:r>
    </w:p>
    <w:p w14:paraId="77F72B5A" w14:textId="7C9353E6" w:rsidR="002E6424" w:rsidRPr="002E6424" w:rsidRDefault="002E6424" w:rsidP="002E6424">
      <w:pPr>
        <w:spacing w:line="720" w:lineRule="auto"/>
        <w:ind w:firstLineChars="450" w:firstLine="1440"/>
        <w:rPr>
          <w:sz w:val="32"/>
          <w:u w:val="single"/>
        </w:rPr>
      </w:pPr>
      <w:r w:rsidRPr="002E6424">
        <w:rPr>
          <w:rFonts w:hint="eastAsia"/>
          <w:sz w:val="32"/>
        </w:rPr>
        <w:t>研究方向</w:t>
      </w:r>
      <w:r w:rsidRPr="002E6424">
        <w:rPr>
          <w:rFonts w:hint="eastAsia"/>
          <w:sz w:val="32"/>
        </w:rPr>
        <w:t xml:space="preserve"> </w:t>
      </w:r>
      <w:r w:rsidRPr="002E6424">
        <w:rPr>
          <w:rFonts w:hint="eastAsia"/>
          <w:sz w:val="32"/>
          <w:u w:val="single"/>
        </w:rPr>
        <w:t xml:space="preserve">        </w:t>
      </w:r>
      <w:r>
        <w:rPr>
          <w:rFonts w:hint="eastAsia"/>
          <w:sz w:val="32"/>
          <w:u w:val="single"/>
        </w:rPr>
        <w:t xml:space="preserve">  </w:t>
      </w:r>
      <w:r w:rsidRPr="002E6424">
        <w:rPr>
          <w:rFonts w:hint="eastAsia"/>
          <w:sz w:val="32"/>
          <w:u w:val="single"/>
        </w:rPr>
        <w:t xml:space="preserve">   </w:t>
      </w:r>
      <w:r>
        <w:rPr>
          <w:rFonts w:hint="eastAsia"/>
          <w:sz w:val="32"/>
          <w:u w:val="single"/>
        </w:rPr>
        <w:t xml:space="preserve"> </w:t>
      </w:r>
      <w:r w:rsidRPr="002E6424">
        <w:rPr>
          <w:rFonts w:hint="eastAsia"/>
          <w:sz w:val="32"/>
          <w:u w:val="single"/>
        </w:rPr>
        <w:t xml:space="preserve"> </w:t>
      </w:r>
      <w:r>
        <w:rPr>
          <w:rFonts w:hint="eastAsia"/>
          <w:sz w:val="32"/>
          <w:u w:val="single"/>
        </w:rPr>
        <w:t>人因工程</w:t>
      </w:r>
      <w:r w:rsidRPr="002E6424">
        <w:rPr>
          <w:rFonts w:hint="eastAsia"/>
          <w:sz w:val="32"/>
          <w:u w:val="single"/>
        </w:rPr>
        <w:t xml:space="preserve">    </w:t>
      </w:r>
      <w:r>
        <w:rPr>
          <w:rFonts w:hint="eastAsia"/>
          <w:sz w:val="32"/>
          <w:u w:val="single"/>
        </w:rPr>
        <w:t xml:space="preserve">  </w:t>
      </w:r>
      <w:r w:rsidRPr="002E6424">
        <w:rPr>
          <w:rFonts w:hint="eastAsia"/>
          <w:sz w:val="32"/>
          <w:u w:val="single"/>
        </w:rPr>
        <w:t xml:space="preserve">           </w:t>
      </w:r>
    </w:p>
    <w:p w14:paraId="60471EAB" w14:textId="61A09A58" w:rsidR="002E6424" w:rsidRPr="002E6424" w:rsidRDefault="002E6424" w:rsidP="002E6424">
      <w:pPr>
        <w:spacing w:line="720" w:lineRule="auto"/>
        <w:ind w:left="570" w:firstLineChars="272" w:firstLine="870"/>
        <w:rPr>
          <w:sz w:val="32"/>
        </w:rPr>
      </w:pPr>
      <w:r w:rsidRPr="002E6424">
        <w:rPr>
          <w:rFonts w:hint="eastAsia"/>
          <w:sz w:val="32"/>
        </w:rPr>
        <w:t>校内导师</w:t>
      </w:r>
      <w:r w:rsidRPr="002E6424">
        <w:rPr>
          <w:rFonts w:hint="eastAsia"/>
          <w:sz w:val="32"/>
        </w:rPr>
        <w:t xml:space="preserve"> </w:t>
      </w:r>
      <w:r w:rsidRPr="002E6424">
        <w:rPr>
          <w:rFonts w:hint="eastAsia"/>
          <w:sz w:val="32"/>
          <w:u w:val="single"/>
        </w:rPr>
        <w:t xml:space="preserve">           </w:t>
      </w:r>
      <w:r>
        <w:rPr>
          <w:rFonts w:hint="eastAsia"/>
          <w:sz w:val="32"/>
          <w:u w:val="single"/>
        </w:rPr>
        <w:t xml:space="preserve">   </w:t>
      </w:r>
      <w:r w:rsidRPr="002E6424">
        <w:rPr>
          <w:rFonts w:hint="eastAsia"/>
          <w:sz w:val="32"/>
          <w:u w:val="single"/>
        </w:rPr>
        <w:t xml:space="preserve">  </w:t>
      </w:r>
      <w:proofErr w:type="gramStart"/>
      <w:r>
        <w:rPr>
          <w:rFonts w:hint="eastAsia"/>
          <w:sz w:val="32"/>
          <w:u w:val="single"/>
        </w:rPr>
        <w:t>胡新尧</w:t>
      </w:r>
      <w:proofErr w:type="gramEnd"/>
      <w:r w:rsidRPr="002E6424">
        <w:rPr>
          <w:rFonts w:hint="eastAsia"/>
          <w:sz w:val="32"/>
          <w:u w:val="single"/>
        </w:rPr>
        <w:t xml:space="preserve">  </w:t>
      </w:r>
      <w:r>
        <w:rPr>
          <w:rFonts w:hint="eastAsia"/>
          <w:sz w:val="32"/>
          <w:u w:val="single"/>
        </w:rPr>
        <w:t xml:space="preserve">   </w:t>
      </w:r>
      <w:r w:rsidRPr="002E6424">
        <w:rPr>
          <w:rFonts w:hint="eastAsia"/>
          <w:sz w:val="32"/>
          <w:u w:val="single"/>
        </w:rPr>
        <w:t xml:space="preserve">             </w:t>
      </w:r>
    </w:p>
    <w:p w14:paraId="23707372" w14:textId="00D0886B" w:rsidR="002E6424" w:rsidRPr="002E6424" w:rsidRDefault="002E6424" w:rsidP="002E6424">
      <w:pPr>
        <w:spacing w:line="720" w:lineRule="auto"/>
        <w:ind w:firstLineChars="450" w:firstLine="1440"/>
        <w:rPr>
          <w:sz w:val="32"/>
          <w:u w:val="single"/>
        </w:rPr>
      </w:pPr>
      <w:r w:rsidRPr="002E6424">
        <w:rPr>
          <w:rFonts w:hint="eastAsia"/>
          <w:sz w:val="32"/>
        </w:rPr>
        <w:t>校外导师</w:t>
      </w:r>
      <w:r w:rsidRPr="002E6424">
        <w:rPr>
          <w:rFonts w:hint="eastAsia"/>
          <w:sz w:val="32"/>
        </w:rPr>
        <w:t xml:space="preserve"> </w:t>
      </w:r>
      <w:r w:rsidRPr="002E6424">
        <w:rPr>
          <w:rFonts w:hint="eastAsia"/>
          <w:sz w:val="32"/>
          <w:u w:val="single"/>
        </w:rPr>
        <w:t xml:space="preserve">           </w:t>
      </w:r>
      <w:r>
        <w:rPr>
          <w:rFonts w:hint="eastAsia"/>
          <w:sz w:val="32"/>
          <w:u w:val="single"/>
        </w:rPr>
        <w:t xml:space="preserve">      </w:t>
      </w:r>
      <w:r w:rsidR="00AF640B">
        <w:rPr>
          <w:rFonts w:hint="eastAsia"/>
          <w:sz w:val="32"/>
          <w:u w:val="single"/>
        </w:rPr>
        <w:t>陈功</w:t>
      </w:r>
      <w:r w:rsidRPr="002E6424">
        <w:rPr>
          <w:rFonts w:hint="eastAsia"/>
          <w:sz w:val="32"/>
          <w:u w:val="single"/>
        </w:rPr>
        <w:t xml:space="preserve">                </w:t>
      </w:r>
      <w:r w:rsidR="00AF640B">
        <w:rPr>
          <w:rFonts w:hint="eastAsia"/>
          <w:sz w:val="32"/>
          <w:u w:val="single"/>
        </w:rPr>
        <w:t xml:space="preserve"> </w:t>
      </w:r>
      <w:r w:rsidRPr="002E6424">
        <w:rPr>
          <w:rFonts w:hint="eastAsia"/>
          <w:sz w:val="32"/>
          <w:u w:val="single"/>
        </w:rPr>
        <w:t xml:space="preserve">    </w:t>
      </w:r>
    </w:p>
    <w:p w14:paraId="05F60E99" w14:textId="77777777" w:rsidR="002E6424" w:rsidRPr="002E6424" w:rsidRDefault="002E6424" w:rsidP="002E6424">
      <w:pPr>
        <w:spacing w:line="720" w:lineRule="auto"/>
        <w:ind w:firstLineChars="0" w:firstLine="0"/>
        <w:rPr>
          <w:sz w:val="32"/>
          <w:u w:val="single"/>
        </w:rPr>
      </w:pPr>
    </w:p>
    <w:p w14:paraId="4B9AC020" w14:textId="4CC276B6" w:rsidR="002E6424" w:rsidRPr="002E6424" w:rsidRDefault="002E6424" w:rsidP="002E6424">
      <w:pPr>
        <w:spacing w:line="60" w:lineRule="auto"/>
        <w:ind w:firstLineChars="1200" w:firstLine="3600"/>
        <w:rPr>
          <w:sz w:val="30"/>
          <w:szCs w:val="30"/>
        </w:rPr>
      </w:pPr>
      <w:r w:rsidRPr="002E6424">
        <w:rPr>
          <w:rFonts w:hint="eastAsia"/>
          <w:sz w:val="30"/>
          <w:szCs w:val="30"/>
        </w:rPr>
        <w:t xml:space="preserve">   </w:t>
      </w:r>
      <w:r w:rsidR="00A21895">
        <w:rPr>
          <w:rFonts w:hint="eastAsia"/>
          <w:sz w:val="30"/>
          <w:szCs w:val="30"/>
        </w:rPr>
        <w:t>2024</w:t>
      </w:r>
      <w:r w:rsidRPr="002E6424">
        <w:rPr>
          <w:rFonts w:hint="eastAsia"/>
          <w:sz w:val="30"/>
          <w:szCs w:val="30"/>
        </w:rPr>
        <w:t xml:space="preserve"> </w:t>
      </w:r>
      <w:r w:rsidRPr="002E6424">
        <w:rPr>
          <w:rFonts w:hint="eastAsia"/>
          <w:sz w:val="30"/>
          <w:szCs w:val="30"/>
        </w:rPr>
        <w:t>年</w:t>
      </w:r>
      <w:r w:rsidRPr="002E6424">
        <w:rPr>
          <w:sz w:val="30"/>
          <w:szCs w:val="30"/>
        </w:rPr>
        <w:t xml:space="preserve">   </w:t>
      </w:r>
      <w:r w:rsidR="00A21895">
        <w:rPr>
          <w:rFonts w:hint="eastAsia"/>
          <w:sz w:val="30"/>
          <w:szCs w:val="30"/>
        </w:rPr>
        <w:t>4</w:t>
      </w:r>
      <w:r w:rsidRPr="002E6424">
        <w:rPr>
          <w:sz w:val="30"/>
          <w:szCs w:val="30"/>
        </w:rPr>
        <w:t xml:space="preserve"> </w:t>
      </w:r>
      <w:r w:rsidRPr="002E6424">
        <w:rPr>
          <w:rFonts w:hint="eastAsia"/>
          <w:sz w:val="30"/>
          <w:szCs w:val="30"/>
        </w:rPr>
        <w:t>月</w:t>
      </w:r>
      <w:r w:rsidRPr="002E6424">
        <w:rPr>
          <w:sz w:val="30"/>
          <w:szCs w:val="30"/>
        </w:rPr>
        <w:t xml:space="preserve">   </w:t>
      </w:r>
      <w:r w:rsidR="00A21895">
        <w:rPr>
          <w:rFonts w:hint="eastAsia"/>
          <w:sz w:val="30"/>
          <w:szCs w:val="30"/>
        </w:rPr>
        <w:t>20</w:t>
      </w:r>
      <w:r w:rsidRPr="002E6424">
        <w:rPr>
          <w:rFonts w:hint="eastAsia"/>
          <w:sz w:val="30"/>
          <w:szCs w:val="30"/>
        </w:rPr>
        <w:t xml:space="preserve"> </w:t>
      </w:r>
      <w:r w:rsidRPr="002E6424">
        <w:rPr>
          <w:rFonts w:hint="eastAsia"/>
          <w:sz w:val="30"/>
          <w:szCs w:val="30"/>
        </w:rPr>
        <w:t>日</w:t>
      </w:r>
    </w:p>
    <w:p w14:paraId="2140B5CC" w14:textId="77777777" w:rsidR="002E6424" w:rsidRDefault="002E6424">
      <w:pPr>
        <w:widowControl/>
        <w:spacing w:line="240" w:lineRule="auto"/>
        <w:ind w:firstLineChars="0" w:firstLine="0"/>
        <w:jc w:val="left"/>
        <w:rPr>
          <w:b/>
          <w:sz w:val="32"/>
        </w:rPr>
      </w:pPr>
      <w:r>
        <w:rPr>
          <w:b/>
          <w:sz w:val="32"/>
        </w:rPr>
        <w:br w:type="page"/>
      </w:r>
    </w:p>
    <w:p w14:paraId="3574BE37" w14:textId="63F3F667" w:rsidR="00124AEB" w:rsidRDefault="004168A7">
      <w:pPr>
        <w:ind w:firstLine="643"/>
        <w:jc w:val="center"/>
        <w:rPr>
          <w:sz w:val="36"/>
        </w:rPr>
      </w:pPr>
      <w:r>
        <w:rPr>
          <w:rFonts w:hint="eastAsia"/>
          <w:b/>
          <w:sz w:val="32"/>
        </w:rPr>
        <w:lastRenderedPageBreak/>
        <w:t>硕士研究生学位论文开题报告指引</w:t>
      </w:r>
    </w:p>
    <w:p w14:paraId="5AB217C0" w14:textId="77777777" w:rsidR="00124AEB" w:rsidRDefault="004168A7">
      <w:pPr>
        <w:spacing w:line="360" w:lineRule="auto"/>
        <w:ind w:firstLine="480"/>
      </w:pPr>
      <w:r>
        <w:rPr>
          <w:rFonts w:hint="eastAsia"/>
        </w:rPr>
        <w:t xml:space="preserve">    </w:t>
      </w:r>
    </w:p>
    <w:p w14:paraId="7D45FD6F" w14:textId="77777777" w:rsidR="00124AEB" w:rsidRDefault="004168A7">
      <w:pPr>
        <w:spacing w:line="360" w:lineRule="auto"/>
        <w:ind w:firstLine="480"/>
        <w:rPr>
          <w:rFonts w:ascii="宋体" w:hAnsi="宋体" w:cs="宋体" w:hint="eastAsia"/>
          <w:b/>
        </w:rPr>
      </w:pPr>
      <w:r>
        <w:rPr>
          <w:rFonts w:ascii="宋体" w:hAnsi="宋体" w:cs="宋体" w:hint="eastAsia"/>
        </w:rPr>
        <w:t>一、开题报告内容</w:t>
      </w:r>
    </w:p>
    <w:p w14:paraId="01187F9E" w14:textId="75D154E0" w:rsidR="00124AEB" w:rsidRDefault="004168A7" w:rsidP="008A6E69">
      <w:pPr>
        <w:spacing w:line="360" w:lineRule="auto"/>
        <w:ind w:firstLine="480"/>
        <w:rPr>
          <w:rFonts w:ascii="宋体" w:hAnsi="宋体" w:cs="宋体" w:hint="eastAsia"/>
        </w:rPr>
      </w:pPr>
      <w:r>
        <w:rPr>
          <w:rFonts w:ascii="宋体" w:hAnsi="宋体" w:cs="宋体" w:hint="eastAsia"/>
        </w:rPr>
        <w:t>1. 选题的目的和来源，课题研究的意义、学术和应用价值以及国内外研究动态；</w:t>
      </w:r>
    </w:p>
    <w:p w14:paraId="23E48048" w14:textId="7AB21D97" w:rsidR="00124AEB" w:rsidRDefault="004168A7" w:rsidP="008A6E69">
      <w:pPr>
        <w:spacing w:line="360" w:lineRule="auto"/>
        <w:ind w:firstLine="480"/>
        <w:rPr>
          <w:rFonts w:ascii="宋体" w:hAnsi="宋体" w:cs="宋体" w:hint="eastAsia"/>
        </w:rPr>
      </w:pPr>
      <w:r>
        <w:rPr>
          <w:rFonts w:ascii="宋体" w:hAnsi="宋体" w:cs="宋体" w:hint="eastAsia"/>
        </w:rPr>
        <w:t>2. 选题的基本内容、构思、创新点及初步见解；</w:t>
      </w:r>
    </w:p>
    <w:p w14:paraId="101A0042" w14:textId="1E2632C0" w:rsidR="00124AEB" w:rsidRDefault="004168A7" w:rsidP="008A6E69">
      <w:pPr>
        <w:spacing w:line="360" w:lineRule="auto"/>
        <w:ind w:firstLine="480"/>
        <w:rPr>
          <w:rFonts w:ascii="宋体" w:hAnsi="宋体" w:cs="宋体" w:hint="eastAsia"/>
        </w:rPr>
      </w:pPr>
      <w:r>
        <w:rPr>
          <w:rFonts w:ascii="宋体" w:hAnsi="宋体" w:cs="宋体" w:hint="eastAsia"/>
        </w:rPr>
        <w:t>3. 课题拟采用的研究方法和手段；</w:t>
      </w:r>
    </w:p>
    <w:p w14:paraId="5088A87F" w14:textId="3A75C432" w:rsidR="00124AEB" w:rsidRDefault="004168A7" w:rsidP="008A6E69">
      <w:pPr>
        <w:spacing w:line="360" w:lineRule="auto"/>
        <w:ind w:firstLine="480"/>
        <w:rPr>
          <w:rFonts w:ascii="宋体" w:hAnsi="宋体" w:cs="宋体" w:hint="eastAsia"/>
        </w:rPr>
      </w:pPr>
      <w:r>
        <w:rPr>
          <w:rFonts w:ascii="宋体" w:hAnsi="宋体" w:cs="宋体" w:hint="eastAsia"/>
        </w:rPr>
        <w:t>4. 课题研究程序、实验方案和预期达到的目标；</w:t>
      </w:r>
    </w:p>
    <w:p w14:paraId="25B50165" w14:textId="52F480D7" w:rsidR="00124AEB" w:rsidRDefault="004168A7" w:rsidP="008A6E69">
      <w:pPr>
        <w:spacing w:line="360" w:lineRule="auto"/>
        <w:ind w:firstLine="480"/>
        <w:rPr>
          <w:rFonts w:ascii="宋体" w:hAnsi="宋体" w:cs="宋体" w:hint="eastAsia"/>
        </w:rPr>
      </w:pPr>
      <w:r>
        <w:rPr>
          <w:rFonts w:ascii="宋体" w:hAnsi="宋体" w:cs="宋体" w:hint="eastAsia"/>
        </w:rPr>
        <w:t>5. 论文写作进度安排及所需提供的条件、设备和经费来源。</w:t>
      </w:r>
    </w:p>
    <w:p w14:paraId="2C03350B" w14:textId="77777777" w:rsidR="00124AEB" w:rsidRDefault="004168A7">
      <w:pPr>
        <w:spacing w:line="360" w:lineRule="auto"/>
        <w:ind w:firstLine="480"/>
        <w:rPr>
          <w:rFonts w:ascii="宋体" w:hAnsi="宋体" w:cs="宋体" w:hint="eastAsia"/>
        </w:rPr>
      </w:pPr>
      <w:r>
        <w:rPr>
          <w:rFonts w:ascii="宋体" w:hAnsi="宋体" w:cs="宋体" w:hint="eastAsia"/>
        </w:rPr>
        <w:t>二、开题报告会应相对集中、公开地进行，组织开题评审小组</w:t>
      </w:r>
      <w:r>
        <w:rPr>
          <w:rFonts w:hint="eastAsia"/>
        </w:rPr>
        <w:t>（总人数为不少于</w:t>
      </w:r>
      <w:r>
        <w:rPr>
          <w:rFonts w:hint="eastAsia"/>
        </w:rPr>
        <w:t>3</w:t>
      </w:r>
      <w:r>
        <w:rPr>
          <w:rFonts w:hint="eastAsia"/>
        </w:rPr>
        <w:t>人的奇数）</w:t>
      </w:r>
      <w:r>
        <w:rPr>
          <w:rFonts w:ascii="宋体" w:hAnsi="宋体" w:cs="宋体" w:hint="eastAsia"/>
        </w:rPr>
        <w:t>进行集体评议，给出评价及表决结果、写出评审意见，并填写在《硕士研究生学位论文开题论证报告》上。</w:t>
      </w:r>
    </w:p>
    <w:p w14:paraId="1216A710" w14:textId="77777777" w:rsidR="00124AEB" w:rsidRDefault="004168A7">
      <w:pPr>
        <w:spacing w:line="360" w:lineRule="auto"/>
        <w:ind w:firstLine="480"/>
        <w:rPr>
          <w:rFonts w:ascii="宋体" w:hAnsi="宋体" w:cs="宋体" w:hint="eastAsia"/>
        </w:rPr>
      </w:pPr>
      <w:r>
        <w:rPr>
          <w:rFonts w:ascii="宋体" w:hAnsi="宋体" w:cs="宋体" w:hint="eastAsia"/>
        </w:rPr>
        <w:t>三、开题报告后，研究生应根据评审小组的意见，对《硕士研究生学位论文开题报告》进行修正和完善，按规定的程序上</w:t>
      </w:r>
      <w:proofErr w:type="gramStart"/>
      <w:r>
        <w:rPr>
          <w:rFonts w:ascii="宋体" w:hAnsi="宋体" w:cs="宋体" w:hint="eastAsia"/>
        </w:rPr>
        <w:t>传系统</w:t>
      </w:r>
      <w:proofErr w:type="gramEnd"/>
      <w:r>
        <w:rPr>
          <w:rFonts w:ascii="宋体" w:hAnsi="宋体" w:cs="宋体" w:hint="eastAsia"/>
        </w:rPr>
        <w:t>备案后，方可进入论文写作阶段。</w:t>
      </w:r>
    </w:p>
    <w:p w14:paraId="0A13CFE8" w14:textId="77777777" w:rsidR="00124AEB" w:rsidRDefault="004168A7">
      <w:pPr>
        <w:spacing w:line="360" w:lineRule="auto"/>
        <w:ind w:firstLine="480"/>
        <w:rPr>
          <w:rFonts w:ascii="宋体" w:hAnsi="宋体" w:cs="宋体" w:hint="eastAsia"/>
        </w:rPr>
      </w:pPr>
      <w:r>
        <w:rPr>
          <w:rFonts w:ascii="宋体" w:hAnsi="宋体" w:cs="宋体" w:hint="eastAsia"/>
        </w:rPr>
        <w:t>四、</w:t>
      </w:r>
      <w:r>
        <w:rPr>
          <w:rFonts w:hint="eastAsia"/>
        </w:rPr>
        <w:t>开题报告后，</w:t>
      </w:r>
      <w:proofErr w:type="gramStart"/>
      <w:r>
        <w:rPr>
          <w:rFonts w:hint="eastAsia"/>
        </w:rPr>
        <w:t>若学</w:t>
      </w:r>
      <w:proofErr w:type="gramEnd"/>
      <w:r>
        <w:rPr>
          <w:rFonts w:hint="eastAsia"/>
        </w:rPr>
        <w:t>位论文课题有重大变动，应重新开题，并按程序重新报批。</w:t>
      </w:r>
    </w:p>
    <w:p w14:paraId="301E3A87" w14:textId="7831CC5E" w:rsidR="00124AEB" w:rsidRPr="008B5DFE" w:rsidRDefault="004168A7" w:rsidP="008B5DFE">
      <w:pPr>
        <w:spacing w:line="360" w:lineRule="auto"/>
        <w:ind w:firstLine="480"/>
      </w:pPr>
      <w:r>
        <w:rPr>
          <w:rFonts w:ascii="宋体" w:hAnsi="宋体" w:cs="宋体" w:hint="eastAsia"/>
        </w:rPr>
        <w:t>五、《专业学位硕士研究生学位论文开题报告书》（</w:t>
      </w:r>
      <w:proofErr w:type="gramStart"/>
      <w:r>
        <w:rPr>
          <w:rFonts w:ascii="宋体" w:hAnsi="宋体" w:cs="宋体" w:hint="eastAsia"/>
        </w:rPr>
        <w:t>含工作</w:t>
      </w:r>
      <w:proofErr w:type="gramEnd"/>
      <w:r>
        <w:rPr>
          <w:rFonts w:ascii="宋体" w:hAnsi="宋体" w:cs="宋体" w:hint="eastAsia"/>
        </w:rPr>
        <w:t>计划表、开题论证报告、专家评价表）填写内容必须属实，字迹端正清楚，由学院（部）</w:t>
      </w:r>
      <w:r>
        <w:rPr>
          <w:rStyle w:val="news1"/>
          <w:rFonts w:ascii="宋体" w:hAnsi="宋体" w:cs="宋体" w:hint="eastAsia"/>
          <w:sz w:val="24"/>
          <w:szCs w:val="24"/>
        </w:rPr>
        <w:t>存档备查</w:t>
      </w:r>
      <w:r>
        <w:rPr>
          <w:rFonts w:ascii="宋体" w:hAnsi="宋体" w:cs="宋体" w:hint="eastAsia"/>
        </w:rPr>
        <w:t>。</w:t>
      </w:r>
      <w:r>
        <w:rPr>
          <w:rFonts w:hint="eastAsia"/>
        </w:rPr>
        <w:t xml:space="preserve">    </w:t>
      </w:r>
    </w:p>
    <w:p w14:paraId="4CAE9DB0" w14:textId="77777777" w:rsidR="008B5DFE" w:rsidRDefault="008B5DFE">
      <w:pPr>
        <w:widowControl/>
        <w:spacing w:line="240" w:lineRule="auto"/>
        <w:ind w:firstLineChars="0" w:firstLine="0"/>
        <w:jc w:val="left"/>
        <w:rPr>
          <w:b/>
          <w:sz w:val="30"/>
        </w:rPr>
      </w:pPr>
      <w:r>
        <w:rPr>
          <w:b/>
          <w:sz w:val="30"/>
        </w:rPr>
        <w:br w:type="page"/>
      </w:r>
    </w:p>
    <w:p w14:paraId="12B81248" w14:textId="297A1CC6" w:rsidR="00124AEB" w:rsidRDefault="004168A7">
      <w:pPr>
        <w:ind w:firstLine="602"/>
        <w:jc w:val="center"/>
        <w:rPr>
          <w:b/>
          <w:sz w:val="30"/>
        </w:rPr>
      </w:pPr>
      <w:r>
        <w:rPr>
          <w:rFonts w:hint="eastAsia"/>
          <w:b/>
          <w:sz w:val="30"/>
        </w:rPr>
        <w:lastRenderedPageBreak/>
        <w:t>硕士研究生学位论文开题报告</w:t>
      </w:r>
    </w:p>
    <w:p w14:paraId="3AA20157" w14:textId="3D52DD3A" w:rsidR="00124AEB" w:rsidRDefault="00124AEB">
      <w:pPr>
        <w:spacing w:line="360" w:lineRule="exact"/>
        <w:ind w:firstLine="723"/>
        <w:rPr>
          <w:b/>
          <w:sz w:val="36"/>
        </w:rPr>
      </w:pPr>
    </w:p>
    <w:tbl>
      <w:tblPr>
        <w:tblW w:w="88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3"/>
        <w:gridCol w:w="2824"/>
        <w:gridCol w:w="1693"/>
        <w:gridCol w:w="2638"/>
      </w:tblGrid>
      <w:tr w:rsidR="00124AEB" w14:paraId="21CC73BC" w14:textId="77777777">
        <w:trPr>
          <w:cantSplit/>
          <w:trHeight w:val="530"/>
        </w:trPr>
        <w:tc>
          <w:tcPr>
            <w:tcW w:w="1713" w:type="dxa"/>
            <w:vAlign w:val="center"/>
          </w:tcPr>
          <w:p w14:paraId="741A2E62" w14:textId="77777777" w:rsidR="00124AEB" w:rsidRDefault="004168A7" w:rsidP="00152617">
            <w:pPr>
              <w:spacing w:line="240" w:lineRule="auto"/>
              <w:ind w:firstLineChars="0" w:firstLine="0"/>
              <w:jc w:val="center"/>
            </w:pPr>
            <w:r>
              <w:rPr>
                <w:rFonts w:hint="eastAsia"/>
              </w:rPr>
              <w:t>姓</w:t>
            </w:r>
            <w:r>
              <w:rPr>
                <w:rFonts w:hint="eastAsia"/>
              </w:rPr>
              <w:t xml:space="preserve"> </w:t>
            </w:r>
            <w:r>
              <w:rPr>
                <w:rFonts w:hint="eastAsia"/>
              </w:rPr>
              <w:t>名</w:t>
            </w:r>
          </w:p>
        </w:tc>
        <w:tc>
          <w:tcPr>
            <w:tcW w:w="2824" w:type="dxa"/>
            <w:vAlign w:val="center"/>
          </w:tcPr>
          <w:p w14:paraId="2B726641" w14:textId="4957302F" w:rsidR="00124AEB" w:rsidRDefault="00152617" w:rsidP="00152617">
            <w:pPr>
              <w:spacing w:line="240" w:lineRule="auto"/>
              <w:ind w:firstLineChars="0" w:firstLine="0"/>
              <w:jc w:val="center"/>
            </w:pPr>
            <w:proofErr w:type="gramStart"/>
            <w:r>
              <w:rPr>
                <w:rFonts w:hint="eastAsia"/>
              </w:rPr>
              <w:t>郑际涵</w:t>
            </w:r>
            <w:proofErr w:type="gramEnd"/>
          </w:p>
        </w:tc>
        <w:tc>
          <w:tcPr>
            <w:tcW w:w="1693" w:type="dxa"/>
            <w:vAlign w:val="center"/>
          </w:tcPr>
          <w:p w14:paraId="5EC9A0CE" w14:textId="77777777" w:rsidR="00124AEB" w:rsidRDefault="004168A7" w:rsidP="00152617">
            <w:pPr>
              <w:spacing w:line="240" w:lineRule="auto"/>
              <w:ind w:firstLineChars="0" w:firstLine="0"/>
              <w:jc w:val="center"/>
            </w:pPr>
            <w:r>
              <w:rPr>
                <w:rFonts w:hint="eastAsia"/>
              </w:rPr>
              <w:t>专</w:t>
            </w:r>
            <w:r>
              <w:rPr>
                <w:rFonts w:hint="eastAsia"/>
              </w:rPr>
              <w:t xml:space="preserve"> </w:t>
            </w:r>
            <w:r>
              <w:rPr>
                <w:rFonts w:hint="eastAsia"/>
              </w:rPr>
              <w:t>业</w:t>
            </w:r>
          </w:p>
        </w:tc>
        <w:tc>
          <w:tcPr>
            <w:tcW w:w="2638" w:type="dxa"/>
            <w:vAlign w:val="center"/>
          </w:tcPr>
          <w:p w14:paraId="782AECD4" w14:textId="1BA4066B" w:rsidR="00124AEB" w:rsidRDefault="00152617" w:rsidP="00152617">
            <w:pPr>
              <w:spacing w:line="240" w:lineRule="auto"/>
              <w:ind w:firstLineChars="0" w:firstLine="0"/>
              <w:jc w:val="center"/>
            </w:pPr>
            <w:r w:rsidRPr="00EF4DD4">
              <w:rPr>
                <w:rFonts w:hint="eastAsia"/>
              </w:rPr>
              <w:t>机械工程</w:t>
            </w:r>
            <w:r w:rsidRPr="00EF4DD4">
              <w:rPr>
                <w:rFonts w:hint="eastAsia"/>
              </w:rPr>
              <w:t>085501</w:t>
            </w:r>
          </w:p>
        </w:tc>
      </w:tr>
      <w:tr w:rsidR="00124AEB" w14:paraId="01E58717" w14:textId="77777777">
        <w:trPr>
          <w:trHeight w:val="665"/>
        </w:trPr>
        <w:tc>
          <w:tcPr>
            <w:tcW w:w="1713" w:type="dxa"/>
            <w:vAlign w:val="center"/>
          </w:tcPr>
          <w:p w14:paraId="3B80AA5F" w14:textId="77777777" w:rsidR="00124AEB" w:rsidRDefault="004168A7" w:rsidP="00152617">
            <w:pPr>
              <w:spacing w:line="240" w:lineRule="auto"/>
              <w:ind w:firstLineChars="0" w:firstLine="0"/>
              <w:jc w:val="center"/>
            </w:pPr>
            <w:r>
              <w:rPr>
                <w:rFonts w:hint="eastAsia"/>
              </w:rPr>
              <w:t>研究方向</w:t>
            </w:r>
          </w:p>
        </w:tc>
        <w:tc>
          <w:tcPr>
            <w:tcW w:w="7155" w:type="dxa"/>
            <w:gridSpan w:val="3"/>
            <w:vAlign w:val="center"/>
          </w:tcPr>
          <w:p w14:paraId="5214C565" w14:textId="7B9FD552" w:rsidR="00124AEB" w:rsidRPr="00152617" w:rsidRDefault="00152617" w:rsidP="00152617">
            <w:pPr>
              <w:spacing w:line="240" w:lineRule="auto"/>
              <w:ind w:firstLineChars="0" w:firstLine="0"/>
              <w:jc w:val="center"/>
            </w:pPr>
            <w:r>
              <w:rPr>
                <w:rFonts w:hint="eastAsia"/>
              </w:rPr>
              <w:t>人因工程</w:t>
            </w:r>
          </w:p>
        </w:tc>
      </w:tr>
      <w:tr w:rsidR="00124AEB" w14:paraId="21B064D3" w14:textId="77777777">
        <w:trPr>
          <w:trHeight w:val="625"/>
        </w:trPr>
        <w:tc>
          <w:tcPr>
            <w:tcW w:w="1713" w:type="dxa"/>
            <w:vAlign w:val="center"/>
          </w:tcPr>
          <w:p w14:paraId="5D7C3733" w14:textId="77777777" w:rsidR="00124AEB" w:rsidRDefault="004168A7" w:rsidP="00152617">
            <w:pPr>
              <w:spacing w:line="240" w:lineRule="auto"/>
              <w:ind w:firstLineChars="0" w:firstLine="0"/>
              <w:jc w:val="center"/>
            </w:pPr>
            <w:r>
              <w:rPr>
                <w:rFonts w:hint="eastAsia"/>
              </w:rPr>
              <w:t>论文题目</w:t>
            </w:r>
          </w:p>
        </w:tc>
        <w:tc>
          <w:tcPr>
            <w:tcW w:w="7155" w:type="dxa"/>
            <w:gridSpan w:val="3"/>
            <w:vAlign w:val="center"/>
          </w:tcPr>
          <w:p w14:paraId="015E8211" w14:textId="28878387" w:rsidR="00124AEB" w:rsidRPr="00DF55BB" w:rsidRDefault="007A3921" w:rsidP="00152617">
            <w:pPr>
              <w:spacing w:line="240" w:lineRule="auto"/>
              <w:ind w:firstLineChars="0" w:firstLine="0"/>
              <w:jc w:val="center"/>
            </w:pPr>
            <w:r w:rsidRPr="0013288D">
              <w:rPr>
                <w:rFonts w:hint="eastAsia"/>
                <w:color w:val="000000" w:themeColor="text1"/>
              </w:rPr>
              <w:t>基于</w:t>
            </w:r>
            <w:ins w:id="0" w:author="PC" w:date="2025-04-23T16:12:00Z">
              <w:r w:rsidRPr="0013288D">
                <w:rPr>
                  <w:rFonts w:hint="eastAsia"/>
                  <w:color w:val="000000" w:themeColor="text1"/>
                </w:rPr>
                <w:t>智能</w:t>
              </w:r>
            </w:ins>
            <w:r w:rsidRPr="0013288D">
              <w:rPr>
                <w:rFonts w:hint="eastAsia"/>
                <w:color w:val="000000" w:themeColor="text1"/>
              </w:rPr>
              <w:t>可穿戴传感器的</w:t>
            </w:r>
            <w:r w:rsidR="00DF55BB" w:rsidRPr="0013288D">
              <w:rPr>
                <w:rFonts w:hint="eastAsia"/>
                <w:color w:val="000000" w:themeColor="text1"/>
              </w:rPr>
              <w:t>跨平台</w:t>
            </w:r>
            <w:r w:rsidRPr="0013288D">
              <w:rPr>
                <w:rFonts w:hint="eastAsia"/>
                <w:color w:val="000000" w:themeColor="text1"/>
              </w:rPr>
              <w:t>远程工效学监测</w:t>
            </w:r>
            <w:r w:rsidR="00DF55BB" w:rsidRPr="0013288D">
              <w:rPr>
                <w:rFonts w:hint="eastAsia"/>
                <w:color w:val="000000" w:themeColor="text1"/>
              </w:rPr>
              <w:t>系统</w:t>
            </w:r>
          </w:p>
        </w:tc>
      </w:tr>
      <w:tr w:rsidR="00124AEB" w14:paraId="58C937CF" w14:textId="77777777">
        <w:trPr>
          <w:trHeight w:val="635"/>
        </w:trPr>
        <w:tc>
          <w:tcPr>
            <w:tcW w:w="1713" w:type="dxa"/>
            <w:vAlign w:val="center"/>
          </w:tcPr>
          <w:p w14:paraId="0718B14C" w14:textId="77777777" w:rsidR="00124AEB" w:rsidRDefault="004168A7" w:rsidP="00152617">
            <w:pPr>
              <w:spacing w:line="240" w:lineRule="auto"/>
              <w:ind w:firstLineChars="0" w:firstLine="0"/>
              <w:jc w:val="center"/>
            </w:pPr>
            <w:r>
              <w:rPr>
                <w:rFonts w:hint="eastAsia"/>
              </w:rPr>
              <w:t>论文开始日期</w:t>
            </w:r>
          </w:p>
        </w:tc>
        <w:tc>
          <w:tcPr>
            <w:tcW w:w="2824" w:type="dxa"/>
            <w:vAlign w:val="center"/>
          </w:tcPr>
          <w:p w14:paraId="595669E4" w14:textId="75870880" w:rsidR="00124AEB" w:rsidRDefault="00152617" w:rsidP="00152617">
            <w:pPr>
              <w:spacing w:line="240" w:lineRule="auto"/>
              <w:ind w:firstLineChars="0" w:firstLine="0"/>
              <w:jc w:val="center"/>
            </w:pPr>
            <w:r>
              <w:rPr>
                <w:rFonts w:hint="eastAsia"/>
              </w:rPr>
              <w:t>2</w:t>
            </w:r>
            <w:r>
              <w:t>02</w:t>
            </w:r>
            <w:r>
              <w:rPr>
                <w:rFonts w:hint="eastAsia"/>
              </w:rPr>
              <w:t>4</w:t>
            </w:r>
            <w:r>
              <w:rPr>
                <w:rFonts w:hint="eastAsia"/>
              </w:rPr>
              <w:t>年</w:t>
            </w:r>
            <w:r>
              <w:rPr>
                <w:rFonts w:hint="eastAsia"/>
              </w:rPr>
              <w:t>1</w:t>
            </w:r>
            <w:r>
              <w:t>1</w:t>
            </w:r>
            <w:r>
              <w:rPr>
                <w:rFonts w:hint="eastAsia"/>
              </w:rPr>
              <w:t>月</w:t>
            </w:r>
          </w:p>
        </w:tc>
        <w:tc>
          <w:tcPr>
            <w:tcW w:w="1693" w:type="dxa"/>
            <w:vAlign w:val="center"/>
          </w:tcPr>
          <w:p w14:paraId="632937A4" w14:textId="77777777" w:rsidR="00124AEB" w:rsidRDefault="004168A7" w:rsidP="00152617">
            <w:pPr>
              <w:spacing w:line="240" w:lineRule="auto"/>
              <w:ind w:firstLineChars="0" w:firstLine="0"/>
              <w:jc w:val="center"/>
            </w:pPr>
            <w:r>
              <w:rPr>
                <w:rFonts w:hint="eastAsia"/>
              </w:rPr>
              <w:t>预计完成日期</w:t>
            </w:r>
          </w:p>
        </w:tc>
        <w:tc>
          <w:tcPr>
            <w:tcW w:w="2638" w:type="dxa"/>
            <w:vAlign w:val="center"/>
          </w:tcPr>
          <w:p w14:paraId="3F486EA3" w14:textId="45E615F9" w:rsidR="00124AEB" w:rsidRDefault="00152617" w:rsidP="00152617">
            <w:pPr>
              <w:spacing w:line="240" w:lineRule="auto"/>
              <w:ind w:firstLineChars="0" w:firstLine="0"/>
              <w:jc w:val="center"/>
            </w:pPr>
            <w:r>
              <w:rPr>
                <w:rFonts w:hint="eastAsia"/>
              </w:rPr>
              <w:t>2</w:t>
            </w:r>
            <w:r>
              <w:t>02</w:t>
            </w:r>
            <w:r>
              <w:rPr>
                <w:rFonts w:hint="eastAsia"/>
              </w:rPr>
              <w:t>6</w:t>
            </w:r>
            <w:r>
              <w:rPr>
                <w:rFonts w:hint="eastAsia"/>
              </w:rPr>
              <w:t>年</w:t>
            </w:r>
            <w:r>
              <w:rPr>
                <w:rFonts w:hint="eastAsia"/>
              </w:rPr>
              <w:t>3</w:t>
            </w:r>
            <w:r>
              <w:rPr>
                <w:rFonts w:hint="eastAsia"/>
              </w:rPr>
              <w:t>月</w:t>
            </w:r>
          </w:p>
        </w:tc>
      </w:tr>
      <w:tr w:rsidR="00124AEB" w14:paraId="0970CD37" w14:textId="77777777">
        <w:trPr>
          <w:trHeight w:val="9529"/>
        </w:trPr>
        <w:tc>
          <w:tcPr>
            <w:tcW w:w="8868" w:type="dxa"/>
            <w:gridSpan w:val="4"/>
          </w:tcPr>
          <w:p w14:paraId="5D7A6EAE" w14:textId="1DAB69C1" w:rsidR="00124AEB" w:rsidRDefault="004168A7" w:rsidP="00E065C5">
            <w:pPr>
              <w:ind w:firstLine="480"/>
            </w:pPr>
            <w:r>
              <w:rPr>
                <w:rFonts w:hint="eastAsia"/>
              </w:rPr>
              <w:t>一、选题的来源、研究的理论意义或现实意义、学术价值或应用价值，选题的创新性，国内外研究现状及水平等。</w:t>
            </w:r>
          </w:p>
          <w:p w14:paraId="460D4112" w14:textId="2C54BB3C" w:rsidR="004E16A5" w:rsidRDefault="004E16A5" w:rsidP="00E065C5">
            <w:pPr>
              <w:ind w:firstLine="480"/>
            </w:pPr>
            <w:r>
              <w:rPr>
                <w:rFonts w:hint="eastAsia"/>
              </w:rPr>
              <w:t>1</w:t>
            </w:r>
            <w:r>
              <w:rPr>
                <w:rFonts w:hint="eastAsia"/>
              </w:rPr>
              <w:t>、选题来源</w:t>
            </w:r>
          </w:p>
          <w:p w14:paraId="374B026D" w14:textId="029FDAA2" w:rsidR="007A3921" w:rsidRPr="007A3921" w:rsidRDefault="007A3921" w:rsidP="0013288D">
            <w:pPr>
              <w:ind w:firstLine="480"/>
            </w:pPr>
            <w:ins w:id="1" w:author="PC" w:date="2025-04-23T16:12:00Z">
              <w:r w:rsidRPr="00362887">
                <w:rPr>
                  <w:rFonts w:hint="eastAsia"/>
                </w:rPr>
                <w:t>国家重点研发计划</w:t>
              </w:r>
              <w:r>
                <w:rPr>
                  <w:rFonts w:hint="eastAsia"/>
                </w:rPr>
                <w:t>-</w:t>
              </w:r>
              <w:r w:rsidRPr="00362887">
                <w:rPr>
                  <w:rFonts w:hint="eastAsia"/>
                </w:rPr>
                <w:t>工作相关疾病和职业伤害防控关键技术与干预策略研究</w:t>
              </w:r>
              <w:r w:rsidRPr="00362887">
                <w:t>(</w:t>
              </w:r>
              <w:r w:rsidRPr="004F0F72">
                <w:t>2022YFC2503200</w:t>
              </w:r>
              <w:r w:rsidRPr="00362887">
                <w:t>)</w:t>
              </w:r>
              <w:r>
                <w:rPr>
                  <w:rFonts w:hint="eastAsia"/>
                </w:rPr>
                <w:t>，</w:t>
              </w:r>
              <w:r w:rsidRPr="00362887">
                <w:rPr>
                  <w:rFonts w:hint="eastAsia"/>
                </w:rPr>
                <w:t>子课题：</w:t>
              </w:r>
              <w:r w:rsidRPr="004F0F72">
                <w:rPr>
                  <w:rFonts w:hint="eastAsia"/>
                </w:rPr>
                <w:t>职业危害智能化监测预警和早期健康效应筛查干预关键技术与装备研发</w:t>
              </w:r>
              <w:r>
                <w:rPr>
                  <w:rFonts w:hint="eastAsia"/>
                </w:rPr>
                <w:t>。</w:t>
              </w:r>
            </w:ins>
          </w:p>
          <w:p w14:paraId="0D1F003C" w14:textId="7B5DABEB" w:rsidR="004E16A5" w:rsidRDefault="004E16A5" w:rsidP="00E065C5">
            <w:pPr>
              <w:ind w:firstLine="480"/>
              <w:rPr>
                <w:kern w:val="24"/>
              </w:rPr>
            </w:pPr>
            <w:r>
              <w:rPr>
                <w:rFonts w:hint="eastAsia"/>
                <w:kern w:val="24"/>
              </w:rPr>
              <w:t>2</w:t>
            </w:r>
            <w:r>
              <w:rPr>
                <w:rFonts w:hint="eastAsia"/>
                <w:kern w:val="24"/>
              </w:rPr>
              <w:t>、研究的理论意义或现实意义</w:t>
            </w:r>
          </w:p>
          <w:p w14:paraId="5FE33E58" w14:textId="540E1992" w:rsidR="00D50B1C" w:rsidRDefault="00D50B1C" w:rsidP="00E065C5">
            <w:pPr>
              <w:ind w:firstLine="480"/>
              <w:rPr>
                <w:kern w:val="24"/>
              </w:rPr>
            </w:pPr>
            <w:r>
              <w:rPr>
                <w:rFonts w:hint="eastAsia"/>
                <w:kern w:val="24"/>
              </w:rPr>
              <w:t>随着科学技术的发展，工人的工作模式发生了很大变化，需要长时间、高强度、快节奏、往复循环地工作，</w:t>
            </w:r>
            <w:r w:rsidR="004D0236">
              <w:rPr>
                <w:rFonts w:hint="eastAsia"/>
                <w:kern w:val="24"/>
              </w:rPr>
              <w:t>这些不良工效学因素</w:t>
            </w:r>
            <w:r>
              <w:rPr>
                <w:rFonts w:hint="eastAsia"/>
                <w:kern w:val="24"/>
              </w:rPr>
              <w:t>容易引起局部肌肉紧张、疲劳，长期积累，导致肌肉骨骼疾患</w:t>
            </w:r>
            <w:r>
              <w:rPr>
                <w:rFonts w:hint="eastAsia"/>
                <w:kern w:val="24"/>
              </w:rPr>
              <w:t>(</w:t>
            </w:r>
            <w:r w:rsidRPr="00D50B1C">
              <w:rPr>
                <w:rFonts w:hint="eastAsia"/>
                <w:kern w:val="24"/>
              </w:rPr>
              <w:t xml:space="preserve">Work-Related Musculoskeletal Disorder, </w:t>
            </w:r>
            <w:r w:rsidRPr="00D50B1C">
              <w:rPr>
                <w:rFonts w:hint="eastAsia"/>
                <w:kern w:val="24"/>
              </w:rPr>
              <w:t>简称</w:t>
            </w:r>
            <w:r w:rsidRPr="00D50B1C">
              <w:rPr>
                <w:rFonts w:hint="eastAsia"/>
                <w:kern w:val="24"/>
              </w:rPr>
              <w:t>WMSDs</w:t>
            </w:r>
            <w:r>
              <w:rPr>
                <w:rFonts w:hint="eastAsia"/>
                <w:kern w:val="24"/>
              </w:rPr>
              <w:t>)</w:t>
            </w:r>
            <w:r>
              <w:rPr>
                <w:kern w:val="24"/>
              </w:rPr>
              <w:fldChar w:fldCharType="begin"/>
            </w:r>
            <w:r w:rsidR="00BC5CB1">
              <w:rPr>
                <w:kern w:val="24"/>
              </w:rPr>
              <w:instrText xml:space="preserve"> ADDIN ZOTERO_ITEM CSL_CITATION {"citationID":"KyEAFZze","properties":{"formattedCitation":"\\super [1]\\nosupersub{}","plainCitation":"[1]","noteIndex":0},"citationItems":[{"id":758,"uris":["http://zotero.org/users/16938336/items/V8NMMHBH"],"itemData":{"id":758,"type":"article-journal","abstract":"What is already known about this topic? In recent decades, work-related m musculoskeletal disorders (WMSDs) have become increasingly prominent and have become an important issue that is of universal concern and an urgent need to he solved in all countries of the world. What is added by this report? The top three industries or occupational groups with the highest standardized prevalence rate of WMSDs were flight attendants, medical staff, and vegetable greenhouses in that order. Women workers were 1.5 times more likely to suffer from WMSDs than men workers. What are the implications for public health practice? This study has found the prevalence and distribution characteristics of WMSDs in key industries in China. It is urgent to draw up relevant measures to prevent and control occupational populations with WMSDs.","container-title":"CHINA CDC WEEKLY","DOI":"10.46234/ccdcw2021.104","ISSN":"2096-7071","issue":"18","journalAbbreviation":"China CDC Weekly","language":"en-US","note":"number-of-pages: 7\npublisher-place: Changping District\npublisher: Chinese Center for Disease Control and Prevention\nWeb of Science ID: WOS:000678817100003","page":"383-389","source":"Clarivate Analytics Web of Science","title":"Epidemiological Data of Work-Related Musculoskeletal Disorders","volume":"3","author":[{"family":"Jia","given":"Ning"},{"family":"Zhang","given":"Huadong"},{"family":"Ling","given":"Ruijie"},{"family":"Liu","given":"Yimin"},{"family":"Li","given":"Gang"},{"family":"Ren","given":"Zaoliang"},{"family":"Yin","given":"Yan"},{"family":"Shao","given":"Hua"},{"family":"Zhang","given":"Hengdong"},{"family":"Qiu","given":"Bing"},{"family":"Zhang","given":"Meibian"},{"family":"Wang","given":"Dayu"},{"family":"Zeng","given":"Qiang"},{"family":"Wang","given":"Rugang"},{"family":"Chen","given":"Jianchao"},{"family":"Zhang","given":"Danying"},{"family":"Mei","given":"Liangying"},{"family":"Liu","given":"Yongquan"},{"family":"Liu","given":"Jixiang"},{"family":"Zhang","given":"Chengyun"},{"family":"Li","given":"Tianlai"},{"family":"Xu","given":"Qing"},{"family":"Qu","given":"Ying"},{"family":"Zhang","given":"Xueyan"},{"family":"Sun","given":"Xin"},{"family":"Wang","given":"Zhongxu"}],"issued":{"date-parts":[["2021",4,30]]}}}],"schema":"https://github.com/citation-style-language/schema/raw/master/csl-citation.json"} </w:instrText>
            </w:r>
            <w:r>
              <w:rPr>
                <w:kern w:val="24"/>
              </w:rPr>
              <w:fldChar w:fldCharType="separate"/>
            </w:r>
            <w:r w:rsidRPr="00D50B1C">
              <w:rPr>
                <w:kern w:val="0"/>
                <w:vertAlign w:val="superscript"/>
              </w:rPr>
              <w:t>[1]</w:t>
            </w:r>
            <w:r>
              <w:rPr>
                <w:kern w:val="24"/>
              </w:rPr>
              <w:fldChar w:fldCharType="end"/>
            </w:r>
            <w:r>
              <w:rPr>
                <w:rFonts w:hint="eastAsia"/>
                <w:kern w:val="24"/>
              </w:rPr>
              <w:t>。</w:t>
            </w:r>
            <w:r w:rsidR="00E8707B">
              <w:rPr>
                <w:rFonts w:hint="eastAsia"/>
                <w:kern w:val="24"/>
              </w:rPr>
              <w:t>根据世界卫生组织报告，全球约有</w:t>
            </w:r>
            <w:r w:rsidR="00E8707B">
              <w:rPr>
                <w:rFonts w:hint="eastAsia"/>
                <w:kern w:val="24"/>
              </w:rPr>
              <w:t>17.1</w:t>
            </w:r>
            <w:r w:rsidR="00E8707B">
              <w:rPr>
                <w:rFonts w:hint="eastAsia"/>
                <w:kern w:val="24"/>
              </w:rPr>
              <w:t>亿人患有</w:t>
            </w:r>
            <w:r w:rsidR="00E8707B">
              <w:rPr>
                <w:rFonts w:hint="eastAsia"/>
                <w:kern w:val="24"/>
              </w:rPr>
              <w:t>WMSDs</w:t>
            </w:r>
            <w:r w:rsidR="00E8707B">
              <w:rPr>
                <w:kern w:val="24"/>
              </w:rPr>
              <w:fldChar w:fldCharType="begin"/>
            </w:r>
            <w:r w:rsidR="00085FF1">
              <w:rPr>
                <w:kern w:val="24"/>
              </w:rPr>
              <w:instrText xml:space="preserve"> ADDIN ZOTERO_ITEM CSL_CITATION {"citationID":"FSYlK8Ev","properties":{"formattedCitation":"\\super [2]\\nosupersub{}","plainCitation":"[2]","noteIndex":0},"citationItems":[{"id":785,"uris":["http://zotero.org/users/16938336/items/5NTJJNDZ"],"itemData":{"id":785,"type":"webpage","language":"en-US","title":"Global burden of gallbladder and biliary diseases: A systematic analysis for the global burden of disease study 2019","author":[{"literal":"Li Jiamei"},{"literal":"Jin Xuting"}],"accessed":{"date-parts":[["2025",4,15]]}}}],"schema":"https://github.com/citation-style-language/schema/raw/master/csl-citation.json"} </w:instrText>
            </w:r>
            <w:r w:rsidR="00E8707B">
              <w:rPr>
                <w:kern w:val="24"/>
              </w:rPr>
              <w:fldChar w:fldCharType="separate"/>
            </w:r>
            <w:r w:rsidR="00E8707B" w:rsidRPr="00E8707B">
              <w:rPr>
                <w:kern w:val="0"/>
                <w:vertAlign w:val="superscript"/>
              </w:rPr>
              <w:t>[2]</w:t>
            </w:r>
            <w:r w:rsidR="00E8707B">
              <w:rPr>
                <w:kern w:val="24"/>
              </w:rPr>
              <w:fldChar w:fldCharType="end"/>
            </w:r>
            <w:r w:rsidR="00E8707B">
              <w:rPr>
                <w:rFonts w:hint="eastAsia"/>
                <w:kern w:val="24"/>
              </w:rPr>
              <w:t>。</w:t>
            </w:r>
            <w:r w:rsidR="00CC5F2C">
              <w:rPr>
                <w:rFonts w:hint="eastAsia"/>
                <w:kern w:val="24"/>
              </w:rPr>
              <w:t>根据不同行业的不同，</w:t>
            </w:r>
            <w:r w:rsidR="00CC5F2C">
              <w:rPr>
                <w:rFonts w:hint="eastAsia"/>
                <w:kern w:val="24"/>
              </w:rPr>
              <w:t>WMSDs</w:t>
            </w:r>
            <w:r w:rsidR="00CC5F2C">
              <w:rPr>
                <w:rFonts w:hint="eastAsia"/>
                <w:kern w:val="24"/>
              </w:rPr>
              <w:t>的患病率从</w:t>
            </w:r>
            <w:r w:rsidR="00CC5F2C">
              <w:rPr>
                <w:rFonts w:hint="eastAsia"/>
                <w:kern w:val="24"/>
              </w:rPr>
              <w:t>20%</w:t>
            </w:r>
            <w:r w:rsidR="00CC5F2C">
              <w:rPr>
                <w:rFonts w:hint="eastAsia"/>
                <w:kern w:val="24"/>
              </w:rPr>
              <w:t>到</w:t>
            </w:r>
            <w:r w:rsidR="00CC5F2C">
              <w:rPr>
                <w:rFonts w:hint="eastAsia"/>
                <w:kern w:val="24"/>
              </w:rPr>
              <w:t>90%</w:t>
            </w:r>
            <w:r w:rsidR="00CC5F2C">
              <w:rPr>
                <w:rFonts w:hint="eastAsia"/>
                <w:kern w:val="24"/>
              </w:rPr>
              <w:t>不等</w:t>
            </w:r>
            <w:r w:rsidR="00CC5F2C">
              <w:rPr>
                <w:kern w:val="24"/>
              </w:rPr>
              <w:fldChar w:fldCharType="begin"/>
            </w:r>
            <w:r w:rsidR="00BC5CB1">
              <w:rPr>
                <w:kern w:val="24"/>
              </w:rPr>
              <w:instrText xml:space="preserve"> ADDIN ZOTERO_ITEM CSL_CITATION {"citationID":"mFifMsZB","properties":{"formattedCitation":"\\super [3]\\nosupersub{}","plainCitation":"[3]","noteIndex":0},"citationItems":[{"id":792,"uris":["http://zotero.org/users/16938336/items/RTD749ES"],"itemData":{"</w:instrText>
            </w:r>
            <w:r w:rsidR="00BC5CB1">
              <w:rPr>
                <w:rFonts w:hint="eastAsia"/>
                <w:kern w:val="24"/>
              </w:rPr>
              <w:instrText>id":792,"type":"article-journal","abstract":"</w:instrText>
            </w:r>
            <w:r w:rsidR="00BC5CB1">
              <w:rPr>
                <w:rFonts w:hint="eastAsia"/>
                <w:kern w:val="24"/>
              </w:rPr>
              <w:instrText>慢性肌肉骨骼损伤十分普遍</w:instrText>
            </w:r>
            <w:r w:rsidR="00BC5CB1">
              <w:rPr>
                <w:rFonts w:hint="eastAsia"/>
                <w:kern w:val="24"/>
              </w:rPr>
              <w:instrText>,</w:instrText>
            </w:r>
            <w:r w:rsidR="00BC5CB1">
              <w:rPr>
                <w:rFonts w:hint="eastAsia"/>
                <w:kern w:val="24"/>
              </w:rPr>
              <w:instrText>在我国已成为主要的职业健康问题</w:instrText>
            </w:r>
            <w:r w:rsidR="00BC5CB1">
              <w:rPr>
                <w:rFonts w:hint="eastAsia"/>
                <w:kern w:val="24"/>
              </w:rPr>
              <w:instrText>.</w:instrText>
            </w:r>
            <w:r w:rsidR="00BC5CB1">
              <w:rPr>
                <w:rFonts w:hint="eastAsia"/>
                <w:kern w:val="24"/>
              </w:rPr>
              <w:instrText>据报道</w:instrText>
            </w:r>
            <w:r w:rsidR="00BC5CB1">
              <w:rPr>
                <w:rFonts w:hint="eastAsia"/>
                <w:kern w:val="24"/>
              </w:rPr>
              <w:instrText>,</w:instrText>
            </w:r>
            <w:r w:rsidR="00BC5CB1">
              <w:rPr>
                <w:rFonts w:hint="eastAsia"/>
                <w:kern w:val="24"/>
              </w:rPr>
              <w:instrText>慢性职业性肌肉骨骼损伤在职业性疾病的发生中占第二位</w:instrText>
            </w:r>
            <w:r w:rsidR="00BC5CB1">
              <w:rPr>
                <w:rFonts w:hint="eastAsia"/>
                <w:kern w:val="24"/>
              </w:rPr>
              <w:instrText>,</w:instrText>
            </w:r>
            <w:r w:rsidR="00BC5CB1">
              <w:rPr>
                <w:rFonts w:hint="eastAsia"/>
                <w:kern w:val="24"/>
              </w:rPr>
              <w:instrText>仅次于职业性皮肤病</w:instrText>
            </w:r>
            <w:r w:rsidR="00BC5CB1">
              <w:rPr>
                <w:rFonts w:hint="eastAsia"/>
                <w:kern w:val="24"/>
              </w:rPr>
              <w:instrText>,</w:instrText>
            </w:r>
            <w:r w:rsidR="00BC5CB1">
              <w:rPr>
                <w:rFonts w:hint="eastAsia"/>
                <w:kern w:val="24"/>
              </w:rPr>
              <w:instrText>已严重地威胁着广大职业工作人员的健康</w:instrText>
            </w:r>
            <w:r w:rsidR="00BC5CB1">
              <w:rPr>
                <w:rFonts w:hint="eastAsia"/>
                <w:kern w:val="24"/>
              </w:rPr>
              <w:instrText>.</w:instrText>
            </w:r>
            <w:r w:rsidR="00BC5CB1">
              <w:rPr>
                <w:rFonts w:hint="eastAsia"/>
                <w:kern w:val="24"/>
              </w:rPr>
              <w:instrText>该次通过对黄石市冶金、建筑、纺织</w:instrText>
            </w:r>
            <w:r w:rsidR="00BC5CB1">
              <w:rPr>
                <w:rFonts w:hint="eastAsia"/>
                <w:kern w:val="24"/>
              </w:rPr>
              <w:instrText>3</w:instrText>
            </w:r>
            <w:r w:rsidR="00BC5CB1">
              <w:rPr>
                <w:rFonts w:hint="eastAsia"/>
                <w:kern w:val="24"/>
              </w:rPr>
              <w:instrText>种行业中主要作业工人肌肉骨骼疾患的调查</w:instrText>
            </w:r>
            <w:r w:rsidR="00BC5CB1">
              <w:rPr>
                <w:rFonts w:hint="eastAsia"/>
                <w:kern w:val="24"/>
              </w:rPr>
              <w:instrText>,</w:instrText>
            </w:r>
            <w:r w:rsidR="00BC5CB1">
              <w:rPr>
                <w:rFonts w:hint="eastAsia"/>
                <w:kern w:val="24"/>
              </w:rPr>
              <w:instrText>了解其患病情况和发生的规律</w:instrText>
            </w:r>
            <w:r w:rsidR="00BC5CB1">
              <w:rPr>
                <w:rFonts w:hint="eastAsia"/>
                <w:kern w:val="24"/>
              </w:rPr>
              <w:instrText>,</w:instrText>
            </w:r>
            <w:r w:rsidR="00BC5CB1">
              <w:rPr>
                <w:rFonts w:hint="eastAsia"/>
                <w:kern w:val="24"/>
              </w:rPr>
              <w:instrText>为制定职业性肌肉骨骼疾患的防治对策提供依据</w:instrText>
            </w:r>
            <w:r w:rsidR="00BC5CB1">
              <w:rPr>
                <w:rFonts w:hint="eastAsia"/>
                <w:kern w:val="24"/>
              </w:rPr>
              <w:instrText>.","container-title":"</w:instrText>
            </w:r>
            <w:r w:rsidR="00BC5CB1">
              <w:rPr>
                <w:rFonts w:hint="eastAsia"/>
                <w:kern w:val="24"/>
              </w:rPr>
              <w:instrText>公共卫生与预防医学</w:instrText>
            </w:r>
            <w:r w:rsidR="00BC5CB1">
              <w:rPr>
                <w:rFonts w:hint="eastAsia"/>
                <w:kern w:val="24"/>
              </w:rPr>
              <w:instrText>","DOI":"10.3969/j.issn.1006-2483.2006.02.038","ISSN":"1006-2483","issue":"2","language":"zh-CN","note":"CLC: R1(</w:instrText>
            </w:r>
            <w:r w:rsidR="00BC5CB1">
              <w:rPr>
                <w:rFonts w:hint="eastAsia"/>
                <w:kern w:val="24"/>
              </w:rPr>
              <w:instrText>预防医学、卫生学</w:instrText>
            </w:r>
            <w:r w:rsidR="00BC5CB1">
              <w:rPr>
                <w:rFonts w:hint="eastAsia"/>
                <w:kern w:val="24"/>
              </w:rPr>
              <w:instrText>)","page":"74-75","source":"Wanfang Data","title":"</w:instrText>
            </w:r>
            <w:r w:rsidR="00BC5CB1">
              <w:rPr>
                <w:rFonts w:hint="eastAsia"/>
                <w:kern w:val="24"/>
              </w:rPr>
              <w:instrText>三种行业工人职业性肌肉骨骼疾患调查分析</w:instrText>
            </w:r>
            <w:r w:rsidR="00BC5CB1">
              <w:rPr>
                <w:rFonts w:hint="eastAsia"/>
                <w:kern w:val="24"/>
              </w:rPr>
              <w:instrText>","volume":"17","author":[{"literal":"</w:instrText>
            </w:r>
            <w:r w:rsidR="00BC5CB1">
              <w:rPr>
                <w:rFonts w:hint="eastAsia"/>
                <w:kern w:val="24"/>
              </w:rPr>
              <w:instrText>张俐娜</w:instrText>
            </w:r>
            <w:r w:rsidR="00BC5CB1">
              <w:rPr>
                <w:rFonts w:hint="eastAsia"/>
                <w:kern w:val="24"/>
              </w:rPr>
              <w:instrText>"},{"literal":"</w:instrText>
            </w:r>
            <w:r w:rsidR="00BC5CB1">
              <w:rPr>
                <w:rFonts w:hint="eastAsia"/>
                <w:kern w:val="24"/>
              </w:rPr>
              <w:instrText>张红娣</w:instrText>
            </w:r>
            <w:r w:rsidR="00BC5CB1">
              <w:rPr>
                <w:rFonts w:hint="eastAsia"/>
                <w:kern w:val="24"/>
              </w:rPr>
              <w:instrText>"},{"literal":"</w:instrText>
            </w:r>
            <w:r w:rsidR="00BC5CB1">
              <w:rPr>
                <w:rFonts w:hint="eastAsia"/>
                <w:kern w:val="24"/>
              </w:rPr>
              <w:instrText>万松泉</w:instrText>
            </w:r>
            <w:r w:rsidR="00BC5CB1">
              <w:rPr>
                <w:rFonts w:hint="eastAsia"/>
                <w:kern w:val="24"/>
              </w:rPr>
              <w:instrText>"},{"literal":"</w:instrText>
            </w:r>
            <w:r w:rsidR="00BC5CB1">
              <w:rPr>
                <w:rFonts w:hint="eastAsia"/>
                <w:kern w:val="24"/>
              </w:rPr>
              <w:instrText>熊昊</w:instrText>
            </w:r>
            <w:r w:rsidR="00BC5CB1">
              <w:rPr>
                <w:rFonts w:hint="eastAsia"/>
                <w:kern w:val="24"/>
              </w:rPr>
              <w:instrText>"},{"literal":"</w:instrText>
            </w:r>
            <w:r w:rsidR="00BC5CB1">
              <w:rPr>
                <w:rFonts w:hint="eastAsia"/>
                <w:kern w:val="24"/>
              </w:rPr>
              <w:instrText>吴兰香</w:instrText>
            </w:r>
            <w:r w:rsidR="00BC5CB1">
              <w:rPr>
                <w:rFonts w:hint="eastAsia"/>
                <w:kern w:val="24"/>
              </w:rPr>
              <w:instrText>"},{"literal":"</w:instrText>
            </w:r>
            <w:r w:rsidR="00BC5CB1">
              <w:rPr>
                <w:rFonts w:hint="eastAsia"/>
                <w:kern w:val="24"/>
              </w:rPr>
              <w:instrText>赵焕虎</w:instrText>
            </w:r>
            <w:r w:rsidR="00BC5CB1">
              <w:rPr>
                <w:rFonts w:hint="eastAsia"/>
                <w:kern w:val="24"/>
              </w:rPr>
              <w:instrText xml:space="preserve">"}],"issued":{"date-parts":[["2006"]]}}}],"schema":"https://github.com/citation-style-language/schema/raw/master/csl-citation.json"} </w:instrText>
            </w:r>
            <w:r w:rsidR="00CC5F2C">
              <w:rPr>
                <w:kern w:val="24"/>
              </w:rPr>
              <w:fldChar w:fldCharType="separate"/>
            </w:r>
            <w:r w:rsidR="00CC5F2C" w:rsidRPr="00CC5F2C">
              <w:rPr>
                <w:kern w:val="0"/>
                <w:vertAlign w:val="superscript"/>
              </w:rPr>
              <w:t>[3]</w:t>
            </w:r>
            <w:r w:rsidR="00CC5F2C">
              <w:rPr>
                <w:kern w:val="24"/>
              </w:rPr>
              <w:fldChar w:fldCharType="end"/>
            </w:r>
            <w:r w:rsidR="00CC5F2C">
              <w:rPr>
                <w:rFonts w:hint="eastAsia"/>
                <w:kern w:val="24"/>
              </w:rPr>
              <w:t>，患病部位主要集中在腰、膝、肩等部位</w:t>
            </w:r>
            <w:r w:rsidR="006E16C9">
              <w:rPr>
                <w:rFonts w:hint="eastAsia"/>
                <w:kern w:val="24"/>
              </w:rPr>
              <w:t>，如图</w:t>
            </w:r>
            <w:r w:rsidR="006E16C9">
              <w:rPr>
                <w:rFonts w:hint="eastAsia"/>
                <w:kern w:val="24"/>
              </w:rPr>
              <w:t>1</w:t>
            </w:r>
            <w:r w:rsidR="006E16C9">
              <w:rPr>
                <w:rFonts w:hint="eastAsia"/>
                <w:kern w:val="24"/>
              </w:rPr>
              <w:t>所示</w:t>
            </w:r>
            <w:r w:rsidR="00CC5F2C">
              <w:rPr>
                <w:rFonts w:hint="eastAsia"/>
                <w:kern w:val="24"/>
              </w:rPr>
              <w:t>。</w:t>
            </w:r>
            <w:r w:rsidR="00FE38FB">
              <w:rPr>
                <w:rFonts w:hint="eastAsia"/>
                <w:kern w:val="24"/>
              </w:rPr>
              <w:t>WMSDs</w:t>
            </w:r>
            <w:r w:rsidR="00FE38FB">
              <w:rPr>
                <w:rFonts w:hint="eastAsia"/>
                <w:kern w:val="24"/>
              </w:rPr>
              <w:t>患病率达到</w:t>
            </w:r>
            <w:r w:rsidR="00FE38FB">
              <w:rPr>
                <w:rFonts w:hint="eastAsia"/>
                <w:kern w:val="24"/>
              </w:rPr>
              <w:t>90%</w:t>
            </w:r>
            <w:r w:rsidR="00FE38FB">
              <w:rPr>
                <w:rFonts w:hint="eastAsia"/>
                <w:kern w:val="24"/>
              </w:rPr>
              <w:t>左右的行业有建筑、医疗、冶金等，这些行业的工作人员身体经常特定部位长时间负重、保持不良姿势，疲劳积累进而引发</w:t>
            </w:r>
            <w:r w:rsidR="00FE38FB">
              <w:rPr>
                <w:rFonts w:hint="eastAsia"/>
                <w:kern w:val="24"/>
              </w:rPr>
              <w:t>WMSDs</w:t>
            </w:r>
            <w:r w:rsidR="00FE38FB">
              <w:rPr>
                <w:rFonts w:hint="eastAsia"/>
                <w:kern w:val="24"/>
              </w:rPr>
              <w:t>。</w:t>
            </w:r>
            <w:r w:rsidR="00FE38FB">
              <w:rPr>
                <w:rFonts w:hint="eastAsia"/>
                <w:kern w:val="24"/>
              </w:rPr>
              <w:t>WMSD</w:t>
            </w:r>
            <w:r w:rsidR="00486685">
              <w:rPr>
                <w:rFonts w:hint="eastAsia"/>
                <w:kern w:val="24"/>
              </w:rPr>
              <w:t>s</w:t>
            </w:r>
            <w:r w:rsidR="00486685">
              <w:rPr>
                <w:rFonts w:hint="eastAsia"/>
                <w:kern w:val="24"/>
              </w:rPr>
              <w:t>不仅影响五分之一人口的健康，也对全球经济产生了严重的影响，我国也将其列入“</w:t>
            </w:r>
            <w:r w:rsidR="00486685" w:rsidRPr="00486685">
              <w:rPr>
                <w:rFonts w:hint="eastAsia"/>
                <w:kern w:val="24"/>
              </w:rPr>
              <w:t>健康中国</w:t>
            </w:r>
            <w:r w:rsidR="00486685" w:rsidRPr="00486685">
              <w:rPr>
                <w:rFonts w:hint="eastAsia"/>
                <w:kern w:val="24"/>
              </w:rPr>
              <w:t xml:space="preserve"> 2030</w:t>
            </w:r>
            <w:r w:rsidR="00486685" w:rsidRPr="00486685">
              <w:rPr>
                <w:rFonts w:hint="eastAsia"/>
                <w:kern w:val="24"/>
              </w:rPr>
              <w:t>”规划纲要</w:t>
            </w:r>
            <w:r w:rsidR="00486685">
              <w:rPr>
                <w:kern w:val="24"/>
              </w:rPr>
              <w:fldChar w:fldCharType="begin"/>
            </w:r>
            <w:r w:rsidR="00A55E75">
              <w:rPr>
                <w:kern w:val="24"/>
              </w:rPr>
              <w:instrText xml:space="preserve"> ADDIN ZOTERO_ITEM CSL_CITATION {"citationID":"Vp5kvevu","properties":{"formattedCitation":"\\super [4]\\nosupersub{}","plainCitation":"[4]","noteIndex":0},"citationItems":[{"id":794,"uris":["http://zotero.org/users/16938336/items/UH66QTNN"],"itemData":{"</w:instrText>
            </w:r>
            <w:r w:rsidR="00A55E75">
              <w:rPr>
                <w:rFonts w:hint="eastAsia"/>
                <w:kern w:val="24"/>
              </w:rPr>
              <w:instrText>id":794,"type":"article-journal","abstract":"</w:instrText>
            </w:r>
            <w:r w:rsidR="00A55E75">
              <w:rPr>
                <w:rFonts w:hint="eastAsia"/>
                <w:kern w:val="24"/>
              </w:rPr>
              <w:instrText>目的</w:instrText>
            </w:r>
            <w:r w:rsidR="00A55E75">
              <w:rPr>
                <w:rFonts w:hint="eastAsia"/>
                <w:kern w:val="24"/>
              </w:rPr>
              <w:instrText xml:space="preserve"> </w:instrText>
            </w:r>
            <w:r w:rsidR="00A55E75">
              <w:rPr>
                <w:rFonts w:hint="eastAsia"/>
                <w:kern w:val="24"/>
              </w:rPr>
              <w:instrText>探讨制造业工人罹患颈肩部</w:instrText>
            </w:r>
            <w:r w:rsidR="00A55E75">
              <w:rPr>
                <w:rFonts w:hint="eastAsia"/>
                <w:kern w:val="24"/>
              </w:rPr>
              <w:instrText>-</w:instrText>
            </w:r>
            <w:r w:rsidR="00A55E75">
              <w:rPr>
                <w:rFonts w:hint="eastAsia"/>
                <w:kern w:val="24"/>
              </w:rPr>
              <w:instrText>背部工作相关肌肉骨骼疾患（</w:instrText>
            </w:r>
            <w:r w:rsidR="00A55E75">
              <w:rPr>
                <w:rFonts w:hint="eastAsia"/>
                <w:kern w:val="24"/>
              </w:rPr>
              <w:instrText>WMSDs</w:instrText>
            </w:r>
            <w:r w:rsidR="00A55E75">
              <w:rPr>
                <w:rFonts w:hint="eastAsia"/>
                <w:kern w:val="24"/>
              </w:rPr>
              <w:instrText>）的影响因素。方法</w:instrText>
            </w:r>
            <w:r w:rsidR="00A55E75">
              <w:rPr>
                <w:rFonts w:hint="eastAsia"/>
                <w:kern w:val="24"/>
              </w:rPr>
              <w:instrText xml:space="preserve"> </w:instrText>
            </w:r>
            <w:r w:rsidR="00A55E75">
              <w:rPr>
                <w:rFonts w:hint="eastAsia"/>
                <w:kern w:val="24"/>
              </w:rPr>
              <w:instrText>采用整群抽样方法，选择河南省和湖北省</w:instrText>
            </w:r>
            <w:r w:rsidR="00A55E75">
              <w:rPr>
                <w:rFonts w:hint="eastAsia"/>
                <w:kern w:val="24"/>
              </w:rPr>
              <w:instrText>27</w:instrText>
            </w:r>
            <w:r w:rsidR="00A55E75">
              <w:rPr>
                <w:rFonts w:hint="eastAsia"/>
                <w:kern w:val="24"/>
              </w:rPr>
              <w:instrText>家制造业企业</w:instrText>
            </w:r>
            <w:r w:rsidR="00A55E75">
              <w:rPr>
                <w:rFonts w:hint="eastAsia"/>
                <w:kern w:val="24"/>
              </w:rPr>
              <w:instrText>8 250</w:instrText>
            </w:r>
            <w:r w:rsidR="00A55E75">
              <w:rPr>
                <w:rFonts w:hint="eastAsia"/>
                <w:kern w:val="24"/>
              </w:rPr>
              <w:instrText>名一线作业工人为研究对象，采用《肌肉骨骼疾患调查问卷》调查其过去</w:instrText>
            </w:r>
            <w:r w:rsidR="00A55E75">
              <w:rPr>
                <w:rFonts w:hint="eastAsia"/>
                <w:kern w:val="24"/>
              </w:rPr>
              <w:instrText>1</w:instrText>
            </w:r>
            <w:r w:rsidR="00A55E75">
              <w:rPr>
                <w:rFonts w:hint="eastAsia"/>
                <w:kern w:val="24"/>
              </w:rPr>
              <w:instrText>年颈肩部</w:instrText>
            </w:r>
            <w:r w:rsidR="00A55E75">
              <w:rPr>
                <w:rFonts w:hint="eastAsia"/>
                <w:kern w:val="24"/>
              </w:rPr>
              <w:instrText>-</w:instrText>
            </w:r>
            <w:r w:rsidR="00A55E75">
              <w:rPr>
                <w:rFonts w:hint="eastAsia"/>
                <w:kern w:val="24"/>
              </w:rPr>
              <w:instrText>背部（即颈部、肩部、上背部和下背部）</w:instrText>
            </w:r>
            <w:r w:rsidR="00A55E75">
              <w:rPr>
                <w:rFonts w:hint="eastAsia"/>
                <w:kern w:val="24"/>
              </w:rPr>
              <w:instrText>WMSDs</w:instrText>
            </w:r>
            <w:r w:rsidR="00A55E75">
              <w:rPr>
                <w:rFonts w:hint="eastAsia"/>
                <w:kern w:val="24"/>
              </w:rPr>
              <w:instrText>同时患病情况；采用</w:instrText>
            </w:r>
            <w:r w:rsidR="00A55E75">
              <w:rPr>
                <w:rFonts w:hint="eastAsia"/>
                <w:kern w:val="24"/>
              </w:rPr>
              <w:instrText>log-binomial</w:instrText>
            </w:r>
            <w:r w:rsidR="00A55E75">
              <w:rPr>
                <w:rFonts w:hint="eastAsia"/>
                <w:kern w:val="24"/>
              </w:rPr>
              <w:instrText>模型、主成分分析（</w:instrText>
            </w:r>
            <w:r w:rsidR="00A55E75">
              <w:rPr>
                <w:rFonts w:hint="eastAsia"/>
                <w:kern w:val="24"/>
              </w:rPr>
              <w:instrText>PCA</w:instrText>
            </w:r>
            <w:r w:rsidR="00A55E75">
              <w:rPr>
                <w:rFonts w:hint="eastAsia"/>
                <w:kern w:val="24"/>
              </w:rPr>
              <w:instrText>）与多因素</w:instrText>
            </w:r>
            <w:r w:rsidR="00A55E75">
              <w:rPr>
                <w:rFonts w:hint="eastAsia"/>
                <w:kern w:val="24"/>
              </w:rPr>
              <w:instrText>logistic</w:instrText>
            </w:r>
            <w:r w:rsidR="00A55E75">
              <w:rPr>
                <w:rFonts w:hint="eastAsia"/>
                <w:kern w:val="24"/>
              </w:rPr>
              <w:instrText>回归分析相结合的方法，分析其颈肩部</w:instrText>
            </w:r>
            <w:r w:rsidR="00A55E75">
              <w:rPr>
                <w:rFonts w:hint="eastAsia"/>
                <w:kern w:val="24"/>
              </w:rPr>
              <w:instrText>-</w:instrText>
            </w:r>
            <w:r w:rsidR="00A55E75">
              <w:rPr>
                <w:rFonts w:hint="eastAsia"/>
                <w:kern w:val="24"/>
              </w:rPr>
              <w:instrText>背部共患</w:instrText>
            </w:r>
            <w:r w:rsidR="00A55E75">
              <w:rPr>
                <w:rFonts w:hint="eastAsia"/>
                <w:kern w:val="24"/>
              </w:rPr>
              <w:instrText>WMSDs</w:instrText>
            </w:r>
            <w:r w:rsidR="00A55E75">
              <w:rPr>
                <w:rFonts w:hint="eastAsia"/>
                <w:kern w:val="24"/>
              </w:rPr>
              <w:instrText>的影响因素。结果</w:instrText>
            </w:r>
            <w:r w:rsidR="00A55E75">
              <w:rPr>
                <w:rFonts w:hint="eastAsia"/>
                <w:kern w:val="24"/>
              </w:rPr>
              <w:instrText xml:space="preserve"> </w:instrText>
            </w:r>
            <w:r w:rsidR="00A55E75">
              <w:rPr>
                <w:rFonts w:hint="eastAsia"/>
                <w:kern w:val="24"/>
              </w:rPr>
              <w:instrText>研究对象</w:instrText>
            </w:r>
            <w:r w:rsidR="00A55E75">
              <w:rPr>
                <w:rFonts w:hint="eastAsia"/>
                <w:kern w:val="24"/>
              </w:rPr>
              <w:instrText>WMSDs</w:instrText>
            </w:r>
            <w:r w:rsidR="00A55E75">
              <w:rPr>
                <w:rFonts w:hint="eastAsia"/>
                <w:kern w:val="24"/>
              </w:rPr>
              <w:instrText>患病率为</w:instrText>
            </w:r>
            <w:r w:rsidR="00A55E75">
              <w:rPr>
                <w:rFonts w:hint="eastAsia"/>
                <w:kern w:val="24"/>
              </w:rPr>
              <w:instrText>77.2%</w:instrText>
            </w:r>
            <w:r w:rsidR="00A55E75">
              <w:rPr>
                <w:rFonts w:hint="eastAsia"/>
                <w:kern w:val="24"/>
              </w:rPr>
              <w:instrText>；颈肩部</w:instrText>
            </w:r>
            <w:r w:rsidR="00A55E75">
              <w:rPr>
                <w:rFonts w:hint="eastAsia"/>
                <w:kern w:val="24"/>
              </w:rPr>
              <w:instrText>-</w:instrText>
            </w:r>
            <w:r w:rsidR="00A55E75">
              <w:rPr>
                <w:rFonts w:hint="eastAsia"/>
                <w:kern w:val="24"/>
              </w:rPr>
              <w:instrText>背部</w:instrText>
            </w:r>
            <w:r w:rsidR="00A55E75">
              <w:rPr>
                <w:rFonts w:hint="eastAsia"/>
                <w:kern w:val="24"/>
              </w:rPr>
              <w:instrText>WMSDs</w:instrText>
            </w:r>
            <w:r w:rsidR="00A55E75">
              <w:rPr>
                <w:rFonts w:hint="eastAsia"/>
                <w:kern w:val="24"/>
              </w:rPr>
              <w:instrText>患病率为</w:instrText>
            </w:r>
            <w:r w:rsidR="00A55E75">
              <w:rPr>
                <w:rFonts w:hint="eastAsia"/>
                <w:kern w:val="24"/>
              </w:rPr>
              <w:instrText>50.9%</w:instrText>
            </w:r>
            <w:r w:rsidR="00A55E75">
              <w:rPr>
                <w:rFonts w:hint="eastAsia"/>
                <w:kern w:val="24"/>
              </w:rPr>
              <w:instrText>，且下背部、颈部、肩部和上背部之间的现患比均较高（</w:instrText>
            </w:r>
            <w:r w:rsidR="00A55E75">
              <w:rPr>
                <w:rFonts w:hint="eastAsia"/>
                <w:kern w:val="24"/>
              </w:rPr>
              <w:instrText>P</w:instrText>
            </w:r>
            <w:r w:rsidR="00A55E75">
              <w:rPr>
                <w:rFonts w:hint="eastAsia"/>
                <w:kern w:val="24"/>
              </w:rPr>
              <w:instrText>值均</w:instrText>
            </w:r>
            <w:r w:rsidR="00A55E75">
              <w:rPr>
                <w:rFonts w:hint="eastAsia"/>
                <w:kern w:val="24"/>
              </w:rPr>
              <w:instrText>&amp;lt;0.05</w:instrText>
            </w:r>
            <w:r w:rsidR="00A55E75">
              <w:rPr>
                <w:rFonts w:hint="eastAsia"/>
                <w:kern w:val="24"/>
              </w:rPr>
              <w:instrText>）。</w:instrText>
            </w:r>
            <w:r w:rsidR="00A55E75">
              <w:rPr>
                <w:rFonts w:hint="eastAsia"/>
                <w:kern w:val="24"/>
              </w:rPr>
              <w:instrText>PCA</w:instrText>
            </w:r>
            <w:r w:rsidR="00A55E75">
              <w:rPr>
                <w:rFonts w:hint="eastAsia"/>
                <w:kern w:val="24"/>
              </w:rPr>
              <w:instrText>改进的</w:instrText>
            </w:r>
            <w:r w:rsidR="00A55E75">
              <w:rPr>
                <w:rFonts w:hint="eastAsia"/>
                <w:kern w:val="24"/>
              </w:rPr>
              <w:instrText>logistic</w:instrText>
            </w:r>
            <w:r w:rsidR="00A55E75">
              <w:rPr>
                <w:rFonts w:hint="eastAsia"/>
                <w:kern w:val="24"/>
              </w:rPr>
              <w:instrText>回归分析结果显示，颈肩部</w:instrText>
            </w:r>
            <w:r w:rsidR="00A55E75">
              <w:rPr>
                <w:rFonts w:hint="eastAsia"/>
                <w:kern w:val="24"/>
              </w:rPr>
              <w:instrText>-</w:instrText>
            </w:r>
            <w:r w:rsidR="00A55E75">
              <w:rPr>
                <w:rFonts w:hint="eastAsia"/>
                <w:kern w:val="24"/>
              </w:rPr>
              <w:instrText>背部罹患</w:instrText>
            </w:r>
            <w:r w:rsidR="00A55E75">
              <w:rPr>
                <w:rFonts w:hint="eastAsia"/>
                <w:kern w:val="24"/>
              </w:rPr>
              <w:instrText>WMSDs</w:instrText>
            </w:r>
            <w:r w:rsidR="00A55E75">
              <w:rPr>
                <w:rFonts w:hint="eastAsia"/>
                <w:kern w:val="24"/>
              </w:rPr>
              <w:instrText>影响因素包括个体因素、生物力学因素、社会心理因素和环境因素。个体因素中，女性人群罹患颈肩部</w:instrText>
            </w:r>
            <w:r w:rsidR="00A55E75">
              <w:rPr>
                <w:rFonts w:hint="eastAsia"/>
                <w:kern w:val="24"/>
              </w:rPr>
              <w:instrText>-</w:instrText>
            </w:r>
            <w:r w:rsidR="00A55E75">
              <w:rPr>
                <w:rFonts w:hint="eastAsia"/>
                <w:kern w:val="24"/>
              </w:rPr>
              <w:instrText>背部</w:instrText>
            </w:r>
            <w:r w:rsidR="00A55E75">
              <w:rPr>
                <w:rFonts w:hint="eastAsia"/>
                <w:kern w:val="24"/>
              </w:rPr>
              <w:instrText>WMSDs</w:instrText>
            </w:r>
            <w:r w:rsidR="00A55E75">
              <w:rPr>
                <w:rFonts w:hint="eastAsia"/>
                <w:kern w:val="24"/>
              </w:rPr>
              <w:instrText>的风险高于男性（</w:instrText>
            </w:r>
            <w:r w:rsidR="00A55E75">
              <w:rPr>
                <w:rFonts w:hint="eastAsia"/>
                <w:kern w:val="24"/>
              </w:rPr>
              <w:instrText>P&amp;lt;0.05</w:instrText>
            </w:r>
            <w:r w:rsidR="00A55E75">
              <w:rPr>
                <w:rFonts w:hint="eastAsia"/>
                <w:kern w:val="24"/>
              </w:rPr>
              <w:instrText>）；随着年龄的增长，工龄的延长，文化程度的升高，制造业工人罹患颈肩部</w:instrText>
            </w:r>
            <w:r w:rsidR="00A55E75">
              <w:rPr>
                <w:rFonts w:hint="eastAsia"/>
                <w:kern w:val="24"/>
              </w:rPr>
              <w:instrText>-</w:instrText>
            </w:r>
            <w:r w:rsidR="00A55E75">
              <w:rPr>
                <w:rFonts w:hint="eastAsia"/>
                <w:kern w:val="24"/>
              </w:rPr>
              <w:instrText>背部</w:instrText>
            </w:r>
            <w:r w:rsidR="00A55E75">
              <w:rPr>
                <w:rFonts w:hint="eastAsia"/>
                <w:kern w:val="24"/>
              </w:rPr>
              <w:instrText>WMSDs</w:instrText>
            </w:r>
            <w:r w:rsidR="00A55E75">
              <w:rPr>
                <w:rFonts w:hint="eastAsia"/>
                <w:kern w:val="24"/>
              </w:rPr>
              <w:instrText>的风险均升高（</w:instrText>
            </w:r>
            <w:r w:rsidR="00A55E75">
              <w:rPr>
                <w:rFonts w:hint="eastAsia"/>
                <w:kern w:val="24"/>
              </w:rPr>
              <w:instrText>P</w:instrText>
            </w:r>
            <w:r w:rsidR="00A55E75">
              <w:rPr>
                <w:rFonts w:hint="eastAsia"/>
                <w:kern w:val="24"/>
              </w:rPr>
              <w:instrText>值均</w:instrText>
            </w:r>
            <w:r w:rsidR="00A55E75">
              <w:rPr>
                <w:rFonts w:hint="eastAsia"/>
                <w:kern w:val="24"/>
              </w:rPr>
              <w:instrText>&amp;lt;0.05</w:instrText>
            </w:r>
            <w:r w:rsidR="00A55E75">
              <w:rPr>
                <w:rFonts w:hint="eastAsia"/>
                <w:kern w:val="24"/>
              </w:rPr>
              <w:instrText>）；纺织服装鞋帽制造业作业人群罹患颈肩部</w:instrText>
            </w:r>
            <w:r w:rsidR="00A55E75">
              <w:rPr>
                <w:rFonts w:hint="eastAsia"/>
                <w:kern w:val="24"/>
              </w:rPr>
              <w:instrText>-</w:instrText>
            </w:r>
            <w:r w:rsidR="00A55E75">
              <w:rPr>
                <w:rFonts w:hint="eastAsia"/>
                <w:kern w:val="24"/>
              </w:rPr>
              <w:instrText>背部</w:instrText>
            </w:r>
            <w:r w:rsidR="00A55E75">
              <w:rPr>
                <w:rFonts w:hint="eastAsia"/>
                <w:kern w:val="24"/>
              </w:rPr>
              <w:instrText>WMSDs</w:instrText>
            </w:r>
            <w:r w:rsidR="00A55E75">
              <w:rPr>
                <w:rFonts w:hint="eastAsia"/>
                <w:kern w:val="24"/>
              </w:rPr>
              <w:instrText>的风险均相对低于其余</w:instrText>
            </w:r>
            <w:r w:rsidR="00A55E75">
              <w:rPr>
                <w:rFonts w:hint="eastAsia"/>
                <w:kern w:val="24"/>
              </w:rPr>
              <w:instrText>9</w:instrText>
            </w:r>
            <w:r w:rsidR="00A55E75">
              <w:rPr>
                <w:rFonts w:hint="eastAsia"/>
                <w:kern w:val="24"/>
              </w:rPr>
              <w:instrText>个行业（</w:instrText>
            </w:r>
            <w:r w:rsidR="00A55E75">
              <w:rPr>
                <w:rFonts w:hint="eastAsia"/>
                <w:kern w:val="24"/>
              </w:rPr>
              <w:instrText>P</w:instrText>
            </w:r>
            <w:r w:rsidR="00A55E75">
              <w:rPr>
                <w:rFonts w:hint="eastAsia"/>
                <w:kern w:val="24"/>
              </w:rPr>
              <w:instrText>值均</w:instrText>
            </w:r>
            <w:r w:rsidR="00A55E75">
              <w:rPr>
                <w:rFonts w:hint="eastAsia"/>
                <w:kern w:val="24"/>
              </w:rPr>
              <w:instrText>&amp;lt;0.05</w:instrText>
            </w:r>
            <w:r w:rsidR="00A55E75">
              <w:rPr>
                <w:rFonts w:hint="eastAsia"/>
                <w:kern w:val="24"/>
              </w:rPr>
              <w:instrText>）。生物力学因素中，花很大力气操纵工具</w:instrText>
            </w:r>
            <w:r w:rsidR="00A55E75">
              <w:rPr>
                <w:rFonts w:hint="eastAsia"/>
                <w:kern w:val="24"/>
              </w:rPr>
              <w:instrText>/</w:instrText>
            </w:r>
            <w:r w:rsidR="00A55E75">
              <w:rPr>
                <w:rFonts w:hint="eastAsia"/>
                <w:kern w:val="24"/>
              </w:rPr>
              <w:instrText>机器、长时间坐着工作、弯腰转身同时存在、大幅度弯腰、颈部前倾或长时间保持这种姿势、颈部扭转或长时间保持这种姿势、姿势不舒服很难用得上劲等均是制造业工人罹患颈肩部</w:instrText>
            </w:r>
            <w:r w:rsidR="00A55E75">
              <w:rPr>
                <w:rFonts w:hint="eastAsia"/>
                <w:kern w:val="24"/>
              </w:rPr>
              <w:instrText>-</w:instrText>
            </w:r>
            <w:r w:rsidR="00A55E75">
              <w:rPr>
                <w:rFonts w:hint="eastAsia"/>
                <w:kern w:val="24"/>
              </w:rPr>
              <w:instrText>背部</w:instrText>
            </w:r>
            <w:r w:rsidR="00A55E75">
              <w:rPr>
                <w:rFonts w:hint="eastAsia"/>
                <w:kern w:val="24"/>
              </w:rPr>
              <w:instrText>WMSDs</w:instrText>
            </w:r>
            <w:r w:rsidR="00A55E75">
              <w:rPr>
                <w:rFonts w:hint="eastAsia"/>
                <w:kern w:val="24"/>
              </w:rPr>
              <w:instrText>的危险因素（</w:instrText>
            </w:r>
            <w:r w:rsidR="00A55E75">
              <w:rPr>
                <w:rFonts w:hint="eastAsia"/>
                <w:kern w:val="24"/>
              </w:rPr>
              <w:instrText>P</w:instrText>
            </w:r>
            <w:r w:rsidR="00A55E75">
              <w:rPr>
                <w:rFonts w:hint="eastAsia"/>
                <w:kern w:val="24"/>
              </w:rPr>
              <w:instrText>值均</w:instrText>
            </w:r>
            <w:r w:rsidR="00A55E75">
              <w:rPr>
                <w:rFonts w:hint="eastAsia"/>
                <w:kern w:val="24"/>
              </w:rPr>
              <w:instrText>&amp;lt;0.05</w:instrText>
            </w:r>
            <w:r w:rsidR="00A55E75">
              <w:rPr>
                <w:rFonts w:hint="eastAsia"/>
                <w:kern w:val="24"/>
              </w:rPr>
              <w:instrText>），长时间保持稍微弯腰是其罹患颈肩部</w:instrText>
            </w:r>
            <w:r w:rsidR="00A55E75">
              <w:rPr>
                <w:rFonts w:hint="eastAsia"/>
                <w:kern w:val="24"/>
              </w:rPr>
              <w:instrText>-</w:instrText>
            </w:r>
            <w:r w:rsidR="00A55E75">
              <w:rPr>
                <w:rFonts w:hint="eastAsia"/>
                <w:kern w:val="24"/>
              </w:rPr>
              <w:instrText>背部</w:instrText>
            </w:r>
            <w:r w:rsidR="00A55E75">
              <w:rPr>
                <w:rFonts w:hint="eastAsia"/>
                <w:kern w:val="24"/>
              </w:rPr>
              <w:instrText>WMSDs</w:instrText>
            </w:r>
            <w:r w:rsidR="00A55E75">
              <w:rPr>
                <w:rFonts w:hint="eastAsia"/>
                <w:kern w:val="24"/>
              </w:rPr>
              <w:instrText>的保护因素（</w:instrText>
            </w:r>
            <w:r w:rsidR="00A55E75">
              <w:rPr>
                <w:rFonts w:hint="eastAsia"/>
                <w:kern w:val="24"/>
              </w:rPr>
              <w:instrText>P&amp;lt;0.05</w:instrText>
            </w:r>
            <w:r w:rsidR="00A55E75">
              <w:rPr>
                <w:rFonts w:hint="eastAsia"/>
                <w:kern w:val="24"/>
              </w:rPr>
              <w:instrText>）。社会心理因素中，每天做同样的工作、自己决定工间休息、人员短缺和经常加班等均是制造业工人罹患颈肩部</w:instrText>
            </w:r>
            <w:r w:rsidR="00A55E75">
              <w:rPr>
                <w:rFonts w:hint="eastAsia"/>
                <w:kern w:val="24"/>
              </w:rPr>
              <w:instrText>-</w:instrText>
            </w:r>
            <w:r w:rsidR="00A55E75">
              <w:rPr>
                <w:rFonts w:hint="eastAsia"/>
                <w:kern w:val="24"/>
              </w:rPr>
              <w:instrText>背部</w:instrText>
            </w:r>
            <w:r w:rsidR="00A55E75">
              <w:rPr>
                <w:rFonts w:hint="eastAsia"/>
                <w:kern w:val="24"/>
              </w:rPr>
              <w:instrText>WMSDs</w:instrText>
            </w:r>
            <w:r w:rsidR="00A55E75">
              <w:rPr>
                <w:rFonts w:hint="eastAsia"/>
                <w:kern w:val="24"/>
              </w:rPr>
              <w:instrText>的危险因素（</w:instrText>
            </w:r>
            <w:r w:rsidR="00A55E75">
              <w:rPr>
                <w:rFonts w:hint="eastAsia"/>
                <w:kern w:val="24"/>
              </w:rPr>
              <w:instrText>P</w:instrText>
            </w:r>
            <w:r w:rsidR="00A55E75">
              <w:rPr>
                <w:rFonts w:hint="eastAsia"/>
                <w:kern w:val="24"/>
              </w:rPr>
              <w:instrText>值均</w:instrText>
            </w:r>
            <w:r w:rsidR="00A55E75">
              <w:rPr>
                <w:rFonts w:hint="eastAsia"/>
                <w:kern w:val="24"/>
              </w:rPr>
              <w:instrText>&amp;lt;0.05</w:instrText>
            </w:r>
            <w:r w:rsidR="00A55E75">
              <w:rPr>
                <w:rFonts w:hint="eastAsia"/>
                <w:kern w:val="24"/>
              </w:rPr>
              <w:instrText>），休息时间充足是其罹患颈肩部</w:instrText>
            </w:r>
            <w:r w:rsidR="00A55E75">
              <w:rPr>
                <w:rFonts w:hint="eastAsia"/>
                <w:kern w:val="24"/>
              </w:rPr>
              <w:instrText>-</w:instrText>
            </w:r>
            <w:r w:rsidR="00A55E75">
              <w:rPr>
                <w:rFonts w:hint="eastAsia"/>
                <w:kern w:val="24"/>
              </w:rPr>
              <w:instrText>背部</w:instrText>
            </w:r>
            <w:r w:rsidR="00A55E75">
              <w:rPr>
                <w:rFonts w:hint="eastAsia"/>
                <w:kern w:val="24"/>
              </w:rPr>
              <w:instrText>WMSDs</w:instrText>
            </w:r>
            <w:r w:rsidR="00A55E75">
              <w:rPr>
                <w:rFonts w:hint="eastAsia"/>
                <w:kern w:val="24"/>
              </w:rPr>
              <w:instrText>的保护因素（</w:instrText>
            </w:r>
            <w:r w:rsidR="00A55E75">
              <w:rPr>
                <w:rFonts w:hint="eastAsia"/>
                <w:kern w:val="24"/>
              </w:rPr>
              <w:instrText>P&amp;lt;0.01</w:instrText>
            </w:r>
            <w:r w:rsidR="00A55E75">
              <w:rPr>
                <w:rFonts w:hint="eastAsia"/>
                <w:kern w:val="24"/>
              </w:rPr>
              <w:instrText>）。环境因素方面，工作涉及寒冷凉风或气温变化、没有东西可以倚靠和工作中脚底打滑或跌倒均是制造业工人罹患颈肩部</w:instrText>
            </w:r>
            <w:r w:rsidR="00A55E75">
              <w:rPr>
                <w:rFonts w:hint="eastAsia"/>
                <w:kern w:val="24"/>
              </w:rPr>
              <w:instrText>-</w:instrText>
            </w:r>
            <w:r w:rsidR="00A55E75">
              <w:rPr>
                <w:rFonts w:hint="eastAsia"/>
                <w:kern w:val="24"/>
              </w:rPr>
              <w:instrText>背部</w:instrText>
            </w:r>
            <w:r w:rsidR="00A55E75">
              <w:rPr>
                <w:rFonts w:hint="eastAsia"/>
                <w:kern w:val="24"/>
              </w:rPr>
              <w:instrText>WMSDs</w:instrText>
            </w:r>
            <w:r w:rsidR="00A55E75">
              <w:rPr>
                <w:rFonts w:hint="eastAsia"/>
                <w:kern w:val="24"/>
              </w:rPr>
              <w:instrText>的危险因素（</w:instrText>
            </w:r>
            <w:r w:rsidR="00A55E75">
              <w:rPr>
                <w:rFonts w:hint="eastAsia"/>
                <w:kern w:val="24"/>
              </w:rPr>
              <w:instrText>P</w:instrText>
            </w:r>
            <w:r w:rsidR="00A55E75">
              <w:rPr>
                <w:rFonts w:hint="eastAsia"/>
                <w:kern w:val="24"/>
              </w:rPr>
              <w:instrText>值均</w:instrText>
            </w:r>
            <w:r w:rsidR="00A55E75">
              <w:rPr>
                <w:rFonts w:hint="eastAsia"/>
                <w:kern w:val="24"/>
              </w:rPr>
              <w:instrText>&amp;lt;0.05</w:instrText>
            </w:r>
            <w:r w:rsidR="00A55E75">
              <w:rPr>
                <w:rFonts w:hint="eastAsia"/>
                <w:kern w:val="24"/>
              </w:rPr>
              <w:instrText>）。结论</w:instrText>
            </w:r>
            <w:r w:rsidR="00A55E75">
              <w:rPr>
                <w:rFonts w:hint="eastAsia"/>
                <w:kern w:val="24"/>
              </w:rPr>
              <w:instrText xml:space="preserve"> </w:instrText>
            </w:r>
            <w:r w:rsidR="00A55E75">
              <w:rPr>
                <w:rFonts w:hint="eastAsia"/>
                <w:kern w:val="24"/>
              </w:rPr>
              <w:instrText>制造业工人容易罹患颈肩部</w:instrText>
            </w:r>
            <w:r w:rsidR="00A55E75">
              <w:rPr>
                <w:rFonts w:hint="eastAsia"/>
                <w:kern w:val="24"/>
              </w:rPr>
              <w:instrText>-</w:instrText>
            </w:r>
            <w:r w:rsidR="00A55E75">
              <w:rPr>
                <w:rFonts w:hint="eastAsia"/>
                <w:kern w:val="24"/>
              </w:rPr>
              <w:instrText>背部</w:instrText>
            </w:r>
            <w:r w:rsidR="00A55E75">
              <w:rPr>
                <w:rFonts w:hint="eastAsia"/>
                <w:kern w:val="24"/>
              </w:rPr>
              <w:instrText>WMSDs</w:instrText>
            </w:r>
            <w:r w:rsidR="00A55E75">
              <w:rPr>
                <w:rFonts w:hint="eastAsia"/>
                <w:kern w:val="24"/>
              </w:rPr>
              <w:instrText>；其影响因素包括个体因素、生物力学因素（力量负荷与静态负荷）、社会心理因素和环境因素等。</w:instrText>
            </w:r>
            <w:r w:rsidR="00A55E75">
              <w:rPr>
                <w:rFonts w:hint="eastAsia"/>
                <w:kern w:val="24"/>
              </w:rPr>
              <w:instrText>","container-title":"</w:instrText>
            </w:r>
            <w:r w:rsidR="00A55E75">
              <w:rPr>
                <w:rFonts w:hint="eastAsia"/>
                <w:kern w:val="24"/>
              </w:rPr>
              <w:instrText>中国职业医学</w:instrText>
            </w:r>
            <w:r w:rsidR="00A55E75">
              <w:rPr>
                <w:rFonts w:hint="eastAsia"/>
                <w:kern w:val="24"/>
              </w:rPr>
              <w:instrText xml:space="preserve">","DOI":"10.20001/j.issn.2095-2619.20231210","issue":"6","language":"zh-CN","note":"foundation: </w:instrText>
            </w:r>
            <w:r w:rsidR="00A55E75">
              <w:rPr>
                <w:rFonts w:hint="eastAsia"/>
                <w:kern w:val="24"/>
              </w:rPr>
              <w:instrText>十三五国家重点研发计划项目（</w:instrText>
            </w:r>
            <w:r w:rsidR="00A55E75">
              <w:rPr>
                <w:rFonts w:hint="eastAsia"/>
                <w:kern w:val="24"/>
              </w:rPr>
              <w:instrText>2016YFC0801700</w:instrText>
            </w:r>
            <w:r w:rsidR="00A55E75">
              <w:rPr>
                <w:rFonts w:hint="eastAsia"/>
                <w:kern w:val="24"/>
              </w:rPr>
              <w:instrText>）；</w:instrText>
            </w:r>
            <w:r w:rsidR="00A55E75">
              <w:rPr>
                <w:rFonts w:hint="eastAsia"/>
                <w:kern w:val="24"/>
              </w:rPr>
              <w:instrText xml:space="preserve">\ndownload: 166\nalbum: </w:instrText>
            </w:r>
            <w:r w:rsidR="00A55E75">
              <w:rPr>
                <w:rFonts w:hint="eastAsia"/>
                <w:kern w:val="24"/>
              </w:rPr>
              <w:instrText>医药卫生科技</w:instrText>
            </w:r>
            <w:r w:rsidR="00A55E75">
              <w:rPr>
                <w:rFonts w:hint="eastAsia"/>
                <w:kern w:val="24"/>
              </w:rPr>
              <w:instrText>\nCLC: R135\ndbcode: CJFQ\ndbname: CJFDLAST2024\nfilename: XYYX202306010","page":"657-665","source":"CNKI","title":"</w:instrText>
            </w:r>
            <w:r w:rsidR="00A55E75">
              <w:rPr>
                <w:rFonts w:hint="eastAsia"/>
                <w:kern w:val="24"/>
              </w:rPr>
              <w:instrText>制造业工人颈肩部</w:instrText>
            </w:r>
            <w:r w:rsidR="00A55E75">
              <w:rPr>
                <w:rFonts w:hint="eastAsia"/>
                <w:kern w:val="24"/>
              </w:rPr>
              <w:instrText>-</w:instrText>
            </w:r>
            <w:r w:rsidR="00A55E75">
              <w:rPr>
                <w:rFonts w:hint="eastAsia"/>
                <w:kern w:val="24"/>
              </w:rPr>
              <w:instrText>背部工作相关肌肉骨骼疾患影响因素分析</w:instrText>
            </w:r>
            <w:r w:rsidR="00A55E75">
              <w:rPr>
                <w:rFonts w:hint="eastAsia"/>
                <w:kern w:val="24"/>
              </w:rPr>
              <w:instrText>","volume":"50","author":[{"literal":"</w:instrText>
            </w:r>
            <w:r w:rsidR="00A55E75">
              <w:rPr>
                <w:rFonts w:hint="eastAsia"/>
                <w:kern w:val="24"/>
              </w:rPr>
              <w:instrText>江南宇</w:instrText>
            </w:r>
            <w:r w:rsidR="00A55E75">
              <w:rPr>
                <w:rFonts w:hint="eastAsia"/>
                <w:kern w:val="24"/>
              </w:rPr>
              <w:instrText>"},{"literal":"</w:instrText>
            </w:r>
            <w:r w:rsidR="00A55E75">
              <w:rPr>
                <w:rFonts w:hint="eastAsia"/>
                <w:kern w:val="24"/>
              </w:rPr>
              <w:instrText>金旭</w:instrText>
            </w:r>
            <w:r w:rsidR="00A55E75">
              <w:rPr>
                <w:rFonts w:hint="eastAsia"/>
                <w:kern w:val="24"/>
              </w:rPr>
              <w:instrText>"},{"literal":"</w:instrText>
            </w:r>
            <w:r w:rsidR="00A55E75">
              <w:rPr>
                <w:rFonts w:hint="eastAsia"/>
                <w:kern w:val="24"/>
              </w:rPr>
              <w:instrText>黄文初</w:instrText>
            </w:r>
            <w:r w:rsidR="00A55E75">
              <w:rPr>
                <w:rFonts w:hint="eastAsia"/>
                <w:kern w:val="24"/>
              </w:rPr>
              <w:instrText>"},{"literal":"</w:instrText>
            </w:r>
            <w:r w:rsidR="00A55E75">
              <w:rPr>
                <w:rFonts w:hint="eastAsia"/>
                <w:kern w:val="24"/>
              </w:rPr>
              <w:instrText>李静芸</w:instrText>
            </w:r>
            <w:r w:rsidR="00A55E75">
              <w:rPr>
                <w:rFonts w:hint="eastAsia"/>
                <w:kern w:val="24"/>
              </w:rPr>
              <w:instrText>"},{"literal":"</w:instrText>
            </w:r>
            <w:r w:rsidR="00A55E75">
              <w:rPr>
                <w:rFonts w:hint="eastAsia"/>
                <w:kern w:val="24"/>
              </w:rPr>
              <w:instrText>余善法</w:instrText>
            </w:r>
            <w:r w:rsidR="00A55E75">
              <w:rPr>
                <w:rFonts w:hint="eastAsia"/>
                <w:kern w:val="24"/>
              </w:rPr>
              <w:instrText>"},{"literal":"</w:instrText>
            </w:r>
            <w:r w:rsidR="00A55E75">
              <w:rPr>
                <w:rFonts w:hint="eastAsia"/>
                <w:kern w:val="24"/>
              </w:rPr>
              <w:instrText>王生</w:instrText>
            </w:r>
            <w:r w:rsidR="00A55E75">
              <w:rPr>
                <w:rFonts w:hint="eastAsia"/>
                <w:kern w:val="24"/>
              </w:rPr>
              <w:instrText>"},{"literal":"</w:instrText>
            </w:r>
            <w:r w:rsidR="00A55E75">
              <w:rPr>
                <w:rFonts w:hint="eastAsia"/>
                <w:kern w:val="24"/>
              </w:rPr>
              <w:instrText>张忠彬</w:instrText>
            </w:r>
            <w:r w:rsidR="00A55E75">
              <w:rPr>
                <w:rFonts w:hint="eastAsia"/>
                <w:kern w:val="24"/>
              </w:rPr>
              <w:instrText>"},{"literal":"</w:instrText>
            </w:r>
            <w:r w:rsidR="00A55E75">
              <w:rPr>
                <w:rFonts w:hint="eastAsia"/>
                <w:kern w:val="24"/>
              </w:rPr>
              <w:instrText>王云</w:instrText>
            </w:r>
            <w:r w:rsidR="00A55E75">
              <w:rPr>
                <w:rFonts w:hint="eastAsia"/>
                <w:kern w:val="24"/>
              </w:rPr>
              <w:instrText>"},{"literal":"</w:instrText>
            </w:r>
            <w:r w:rsidR="00A55E75">
              <w:rPr>
                <w:rFonts w:hint="eastAsia"/>
                <w:kern w:val="24"/>
              </w:rPr>
              <w:instrText>何丽华</w:instrText>
            </w:r>
            <w:r w:rsidR="00A55E75">
              <w:rPr>
                <w:rFonts w:hint="eastAsia"/>
                <w:kern w:val="24"/>
              </w:rPr>
              <w:instrText>"}],"issued":{"date-parts":[["2023"</w:instrText>
            </w:r>
            <w:r w:rsidR="00A55E75">
              <w:rPr>
                <w:kern w:val="24"/>
              </w:rPr>
              <w:instrText xml:space="preserve">]]}}}],"schema":"https://github.com/citation-style-language/schema/raw/master/csl-citation.json"} </w:instrText>
            </w:r>
            <w:r w:rsidR="00486685">
              <w:rPr>
                <w:kern w:val="24"/>
              </w:rPr>
              <w:fldChar w:fldCharType="separate"/>
            </w:r>
            <w:r w:rsidR="00A55E75" w:rsidRPr="00A55E75">
              <w:rPr>
                <w:kern w:val="0"/>
                <w:vertAlign w:val="superscript"/>
              </w:rPr>
              <w:t>[4]</w:t>
            </w:r>
            <w:r w:rsidR="00486685">
              <w:rPr>
                <w:kern w:val="24"/>
              </w:rPr>
              <w:fldChar w:fldCharType="end"/>
            </w:r>
            <w:r w:rsidR="0004705D">
              <w:rPr>
                <w:rFonts w:hint="eastAsia"/>
                <w:kern w:val="24"/>
              </w:rPr>
              <w:t>。</w:t>
            </w:r>
            <w:r w:rsidR="00486685">
              <w:rPr>
                <w:rFonts w:hint="eastAsia"/>
                <w:kern w:val="24"/>
              </w:rPr>
              <w:t>如何在工作过程中</w:t>
            </w:r>
            <w:r w:rsidR="00EF1616">
              <w:rPr>
                <w:rFonts w:hint="eastAsia"/>
                <w:kern w:val="24"/>
              </w:rPr>
              <w:t>从工效学角度</w:t>
            </w:r>
            <w:r w:rsidR="0004705D">
              <w:rPr>
                <w:rFonts w:hint="eastAsia"/>
                <w:kern w:val="24"/>
              </w:rPr>
              <w:t>进行监测，</w:t>
            </w:r>
            <w:r w:rsidR="00AC2DD4">
              <w:rPr>
                <w:rFonts w:hint="eastAsia"/>
                <w:kern w:val="24"/>
              </w:rPr>
              <w:t>预防和抑制</w:t>
            </w:r>
            <w:r w:rsidR="00AC2DD4">
              <w:rPr>
                <w:rFonts w:hint="eastAsia"/>
                <w:kern w:val="24"/>
              </w:rPr>
              <w:t>WMSDs</w:t>
            </w:r>
            <w:r w:rsidR="00486685">
              <w:rPr>
                <w:rFonts w:hint="eastAsia"/>
                <w:kern w:val="24"/>
              </w:rPr>
              <w:t>，是目前需要解决的</w:t>
            </w:r>
            <w:r w:rsidR="004D0236">
              <w:rPr>
                <w:rFonts w:hint="eastAsia"/>
                <w:kern w:val="24"/>
              </w:rPr>
              <w:t>工效学</w:t>
            </w:r>
            <w:r w:rsidR="00486685">
              <w:rPr>
                <w:rFonts w:hint="eastAsia"/>
                <w:kern w:val="24"/>
              </w:rPr>
              <w:t>问题。</w:t>
            </w:r>
          </w:p>
          <w:p w14:paraId="07FE4ACE" w14:textId="77777777" w:rsidR="003D6546" w:rsidRDefault="003D6546" w:rsidP="00311724">
            <w:pPr>
              <w:pStyle w:val="ad"/>
            </w:pPr>
          </w:p>
          <w:p w14:paraId="28CF2AA9" w14:textId="77777777" w:rsidR="003D6546" w:rsidRDefault="003D6546" w:rsidP="00311724">
            <w:pPr>
              <w:pStyle w:val="ad"/>
            </w:pPr>
          </w:p>
          <w:p w14:paraId="74800BA6" w14:textId="77777777" w:rsidR="003D6546" w:rsidRDefault="003D6546" w:rsidP="00311724">
            <w:pPr>
              <w:pStyle w:val="ad"/>
            </w:pPr>
          </w:p>
          <w:p w14:paraId="4A940986" w14:textId="77777777" w:rsidR="003D6546" w:rsidRDefault="003D6546" w:rsidP="00311724">
            <w:pPr>
              <w:pStyle w:val="ad"/>
            </w:pPr>
          </w:p>
          <w:p w14:paraId="6C4224D8" w14:textId="77777777" w:rsidR="003D6546" w:rsidRDefault="003D6546" w:rsidP="00311724">
            <w:pPr>
              <w:pStyle w:val="ad"/>
            </w:pPr>
          </w:p>
          <w:p w14:paraId="64F5DACD" w14:textId="77777777" w:rsidR="003D6546" w:rsidRDefault="003D6546" w:rsidP="00311724">
            <w:pPr>
              <w:pStyle w:val="ad"/>
            </w:pPr>
          </w:p>
          <w:p w14:paraId="61E8BC53" w14:textId="77777777" w:rsidR="003D6546" w:rsidRDefault="003D6546" w:rsidP="00311724">
            <w:pPr>
              <w:pStyle w:val="ad"/>
            </w:pPr>
          </w:p>
          <w:p w14:paraId="2B3B9D63" w14:textId="77777777" w:rsidR="003D6546" w:rsidRDefault="003D6546" w:rsidP="00311724">
            <w:pPr>
              <w:pStyle w:val="ad"/>
            </w:pPr>
          </w:p>
          <w:p w14:paraId="244B1248" w14:textId="77777777" w:rsidR="003D6546" w:rsidRDefault="003D6546" w:rsidP="00311724">
            <w:pPr>
              <w:pStyle w:val="ad"/>
            </w:pPr>
          </w:p>
          <w:p w14:paraId="4C679621" w14:textId="77777777" w:rsidR="003D6546" w:rsidRDefault="003D6546" w:rsidP="00311724">
            <w:pPr>
              <w:pStyle w:val="ad"/>
            </w:pPr>
          </w:p>
          <w:p w14:paraId="777BC8CE" w14:textId="77777777" w:rsidR="003D6546" w:rsidRDefault="003D6546" w:rsidP="00311724">
            <w:pPr>
              <w:pStyle w:val="ad"/>
            </w:pPr>
          </w:p>
          <w:p w14:paraId="63F10A6B" w14:textId="77777777" w:rsidR="003D6546" w:rsidRDefault="003D6546" w:rsidP="00311724">
            <w:pPr>
              <w:pStyle w:val="ad"/>
            </w:pPr>
          </w:p>
          <w:p w14:paraId="23339081" w14:textId="77777777" w:rsidR="003D6546" w:rsidRDefault="003D6546" w:rsidP="00311724">
            <w:pPr>
              <w:pStyle w:val="ad"/>
            </w:pPr>
          </w:p>
          <w:p w14:paraId="7D3C622F" w14:textId="2911A09B" w:rsidR="006E16C9" w:rsidRDefault="00311724" w:rsidP="00311724">
            <w:pPr>
              <w:pStyle w:val="ad"/>
            </w:pPr>
            <w:r>
              <w:rPr>
                <w:rFonts w:hint="eastAsia"/>
                <w:noProof/>
              </w:rPr>
              <w:drawing>
                <wp:inline distT="0" distB="0" distL="0" distR="0" wp14:anchorId="6F9997A7" wp14:editId="5D931DF0">
                  <wp:extent cx="4318000" cy="3054367"/>
                  <wp:effectExtent l="0" t="0" r="6350" b="0"/>
                  <wp:docPr id="1655143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4324" name="图片 1655143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27087" cy="3060795"/>
                          </a:xfrm>
                          <a:prstGeom prst="rect">
                            <a:avLst/>
                          </a:prstGeom>
                        </pic:spPr>
                      </pic:pic>
                    </a:graphicData>
                  </a:graphic>
                </wp:inline>
              </w:drawing>
            </w:r>
          </w:p>
          <w:p w14:paraId="6DE73753" w14:textId="15C5F05E" w:rsidR="00206665" w:rsidRDefault="00311724" w:rsidP="009612E1">
            <w:pPr>
              <w:pStyle w:val="ad"/>
            </w:pPr>
            <w:r>
              <w:rPr>
                <w:rFonts w:hint="eastAsia"/>
              </w:rPr>
              <w:t>图</w:t>
            </w:r>
            <w:r>
              <w:rPr>
                <w:rFonts w:hint="eastAsia"/>
              </w:rPr>
              <w:t>1 WMSDs</w:t>
            </w:r>
            <w:r w:rsidRPr="00311724">
              <w:rPr>
                <w:rFonts w:hint="eastAsia"/>
              </w:rPr>
              <w:t>按解剖学分类的发生区域</w:t>
            </w:r>
            <w:r w:rsidR="00A55E75">
              <w:fldChar w:fldCharType="begin"/>
            </w:r>
            <w:r w:rsidR="00A55E75">
              <w:instrText xml:space="preserve"> ADDIN ZOTERO_ITEM CSL_CITATION {"citationID":"uV60KiUb","properties":{"formattedCitation":"\\super [5]\\nosupersub{}","plainCitation":"[5]","noteIndex":0},"citationItems":[{"id":858,"uris":["http://zotero.org/users/16938336/items/EAKU6DEF"],"itemData":{"id":858,"type":"article-journal","abstract":"Exoskeletons possess a high potential for assisting the human workforce while eliminating or reducing the risk of Work-Related Musculoskeletal Disorders (WMSDs). However, their usage in agricultural work, where there is a plethora of reported WMSD cases, seems limited. Since agricultural tasks are complex and performed in harsh environments, developing novel exoskeleton-based solutions could be challenging. However, commercial exoskeletons are already being used in various other industries, such as logistics, military, medicine, and manufacturing. Thus, it is expected that those existing exoskeleton solutions could be applied to agricultural tasks. Nevertheless, prior to implementation, assessing the feasibility, efficacy, and necessary modifications for these exoskeletons is imperative to supporting agricultural activities prone to WMSDs. In this review, prevalent exoskeletons documented in scientific literature are identified, and their potential relevance to agricultural tasks with elevated WMSD risks is evaluated. The review further highlights and deliberates on exoskeletons that could be applicable in an agricultural context. This comprehensive examination serves as a foundational step towards the conceptualization and development of exoskeleton-based approaches tailored explicitly for agricultural tasks.","container-title":"Sensors","DOI":"10.3390/s24217026","ISSN":"1424-8220","issue":"21","language":"en-US","license":"http://creativecommons.org/licenses/by/3.0/","note":"number: 21\npublisher: Multidisciplinary Digital Publishing Institute","page":"7026","source":"www.mdpi.com","title":"A review of potential exoskeletons for the prevention of work-related musculoskeletal disorders in agriculture","volume":"24","author":[{"family":"Arachchige","given":"Sanura Dunu"},{"family":"Piyathilaka","given":"Lasitha"},{"family":"Sul","given":"Jung-Hoon"},{"family":"Preethichandra","given":"D. M. G."}],"issued":{"date-parts":[["2024",1]]}}}],"schema":"https://github.com/citation-style-language/schema/raw/master/csl-citation.json"} </w:instrText>
            </w:r>
            <w:r w:rsidR="00A55E75">
              <w:fldChar w:fldCharType="separate"/>
            </w:r>
            <w:r w:rsidR="00A55E75" w:rsidRPr="00A55E75">
              <w:rPr>
                <w:kern w:val="0"/>
                <w:vertAlign w:val="superscript"/>
              </w:rPr>
              <w:t>[5]</w:t>
            </w:r>
            <w:r w:rsidR="00A55E75">
              <w:fldChar w:fldCharType="end"/>
            </w:r>
          </w:p>
          <w:p w14:paraId="22B24BDF" w14:textId="2306FAE3" w:rsidR="00AC2DD4" w:rsidRPr="00AC2DD4" w:rsidRDefault="00AC2DD4" w:rsidP="00E065C5">
            <w:pPr>
              <w:ind w:firstLine="480"/>
              <w:rPr>
                <w:kern w:val="24"/>
              </w:rPr>
            </w:pPr>
            <w:r>
              <w:rPr>
                <w:rFonts w:hint="eastAsia"/>
                <w:kern w:val="24"/>
              </w:rPr>
              <w:t>对于工作中的预防和抑制</w:t>
            </w:r>
            <w:r>
              <w:rPr>
                <w:rFonts w:hint="eastAsia"/>
                <w:kern w:val="24"/>
              </w:rPr>
              <w:t>WMSDs</w:t>
            </w:r>
            <w:r>
              <w:rPr>
                <w:rFonts w:hint="eastAsia"/>
                <w:kern w:val="24"/>
              </w:rPr>
              <w:t>，工效学上主要的方法有观察法、直接测量法和自评法</w:t>
            </w:r>
            <w:r>
              <w:rPr>
                <w:kern w:val="24"/>
              </w:rPr>
              <w:fldChar w:fldCharType="begin"/>
            </w:r>
            <w:r w:rsidR="00311724">
              <w:rPr>
                <w:kern w:val="24"/>
              </w:rPr>
              <w:instrText xml:space="preserve"> ADDIN ZOTERO_ITEM CSL_CITATION {"citationID":"viIJ5Fa1","properties":{"formattedCitation":"\\super [6]\\nosupersub{}","plainCitation":"[6]","noteIndex":0},"citationItems":[{"id":800,"uris":["http://zotero.org/users/16938336/items/HFRRFNTP"],"itemData":{"</w:instrText>
            </w:r>
            <w:r w:rsidR="00311724">
              <w:rPr>
                <w:rFonts w:hint="eastAsia"/>
                <w:kern w:val="24"/>
              </w:rPr>
              <w:instrText>id":800,"type":"article-journal","abstract":"</w:instrText>
            </w:r>
            <w:r w:rsidR="00311724">
              <w:rPr>
                <w:rFonts w:hint="eastAsia"/>
                <w:kern w:val="24"/>
              </w:rPr>
              <w:instrText>本文综述了目前国内外现有工效学负荷暴露评估方法</w:instrText>
            </w:r>
            <w:r w:rsidR="00311724">
              <w:rPr>
                <w:rFonts w:hint="eastAsia"/>
                <w:kern w:val="24"/>
              </w:rPr>
              <w:instrText>,</w:instrText>
            </w:r>
            <w:r w:rsidR="00311724">
              <w:rPr>
                <w:rFonts w:hint="eastAsia"/>
                <w:kern w:val="24"/>
              </w:rPr>
              <w:instrText>其主要方法有自评法、观察法和直接测量法</w:instrText>
            </w:r>
            <w:r w:rsidR="00311724">
              <w:rPr>
                <w:rFonts w:hint="eastAsia"/>
                <w:kern w:val="24"/>
              </w:rPr>
              <w:instrText>,</w:instrText>
            </w:r>
            <w:r w:rsidR="00311724">
              <w:rPr>
                <w:rFonts w:hint="eastAsia"/>
                <w:kern w:val="24"/>
              </w:rPr>
              <w:instrText>分析各自的优缺点</w:instrText>
            </w:r>
            <w:r w:rsidR="00311724">
              <w:rPr>
                <w:rFonts w:hint="eastAsia"/>
                <w:kern w:val="24"/>
              </w:rPr>
              <w:instrText>,</w:instrText>
            </w:r>
            <w:r w:rsidR="00311724">
              <w:rPr>
                <w:rFonts w:hint="eastAsia"/>
                <w:kern w:val="24"/>
              </w:rPr>
              <w:instrText>提出在今后应用工效学负荷评估方法时需要考虑的因素</w:instrText>
            </w:r>
            <w:r w:rsidR="00311724">
              <w:rPr>
                <w:rFonts w:hint="eastAsia"/>
                <w:kern w:val="24"/>
              </w:rPr>
              <w:instrText>,</w:instrText>
            </w:r>
            <w:r w:rsidR="00311724">
              <w:rPr>
                <w:rFonts w:hint="eastAsia"/>
                <w:kern w:val="24"/>
              </w:rPr>
              <w:instrText>以及建立适合我国职业人群应用的工效学评估方法的重要性。</w:instrText>
            </w:r>
            <w:r w:rsidR="00311724">
              <w:rPr>
                <w:rFonts w:hint="eastAsia"/>
                <w:kern w:val="24"/>
              </w:rPr>
              <w:instrText>","container-title":"</w:instrText>
            </w:r>
            <w:r w:rsidR="00311724">
              <w:rPr>
                <w:rFonts w:hint="eastAsia"/>
                <w:kern w:val="24"/>
              </w:rPr>
              <w:instrText>海峡预防医学杂志</w:instrText>
            </w:r>
            <w:r w:rsidR="00311724">
              <w:rPr>
                <w:rFonts w:hint="eastAsia"/>
                <w:kern w:val="24"/>
              </w:rPr>
              <w:instrText xml:space="preserve">","issue":"4","language":"zh-CN","note":"foundation: </w:instrText>
            </w:r>
            <w:r w:rsidR="00311724">
              <w:rPr>
                <w:rFonts w:hint="eastAsia"/>
                <w:kern w:val="24"/>
              </w:rPr>
              <w:instrText>福建省青年人才项目</w:instrText>
            </w:r>
            <w:r w:rsidR="00311724">
              <w:rPr>
                <w:rFonts w:hint="eastAsia"/>
                <w:kern w:val="24"/>
              </w:rPr>
              <w:instrText>(</w:instrText>
            </w:r>
            <w:r w:rsidR="00311724">
              <w:rPr>
                <w:rFonts w:hint="eastAsia"/>
                <w:kern w:val="24"/>
              </w:rPr>
              <w:instrText>编号</w:instrText>
            </w:r>
            <w:r w:rsidR="00311724">
              <w:rPr>
                <w:rFonts w:hint="eastAsia"/>
                <w:kern w:val="24"/>
              </w:rPr>
              <w:instrText>:2006F3034)</w:instrText>
            </w:r>
            <w:r w:rsidR="00311724">
              <w:rPr>
                <w:rFonts w:hint="eastAsia"/>
                <w:kern w:val="24"/>
              </w:rPr>
              <w:instrText>；</w:instrText>
            </w:r>
            <w:r w:rsidR="00311724">
              <w:rPr>
                <w:rFonts w:hint="eastAsia"/>
                <w:kern w:val="24"/>
              </w:rPr>
              <w:instrText xml:space="preserve">\ndownload: 362\nalbum: </w:instrText>
            </w:r>
            <w:r w:rsidR="00311724">
              <w:rPr>
                <w:rFonts w:hint="eastAsia"/>
                <w:kern w:val="24"/>
              </w:rPr>
              <w:instrText>医药卫生科技</w:instrText>
            </w:r>
            <w:r w:rsidR="00311724">
              <w:rPr>
                <w:rFonts w:hint="eastAsia"/>
                <w:kern w:val="24"/>
              </w:rPr>
              <w:instrText>;</w:instrText>
            </w:r>
            <w:r w:rsidR="00311724">
              <w:rPr>
                <w:rFonts w:hint="eastAsia"/>
                <w:kern w:val="24"/>
              </w:rPr>
              <w:instrText>社会科学Ⅱ辑</w:instrText>
            </w:r>
            <w:r w:rsidR="00311724">
              <w:rPr>
                <w:rFonts w:hint="eastAsia"/>
                <w:kern w:val="24"/>
              </w:rPr>
              <w:instrText>\nCLC: C913.2\ndbcode: CJFQ\ndbname: CJFD2007\nfilename: HXYF200704012","page":"24-27","source":"CNKI","title":"</w:instrText>
            </w:r>
            <w:r w:rsidR="00311724">
              <w:rPr>
                <w:rFonts w:hint="eastAsia"/>
                <w:kern w:val="24"/>
              </w:rPr>
              <w:instrText>工作场所工效学负荷暴露评估方法</w:instrText>
            </w:r>
            <w:r w:rsidR="00311724">
              <w:rPr>
                <w:rFonts w:hint="eastAsia"/>
                <w:kern w:val="24"/>
              </w:rPr>
              <w:instrText>","author":[{"literal":"</w:instrText>
            </w:r>
            <w:r w:rsidR="00311724">
              <w:rPr>
                <w:rFonts w:hint="eastAsia"/>
                <w:kern w:val="24"/>
              </w:rPr>
              <w:instrText>林嗣豪</w:instrText>
            </w:r>
            <w:r w:rsidR="00311724">
              <w:rPr>
                <w:rFonts w:hint="eastAsia"/>
                <w:kern w:val="24"/>
              </w:rPr>
              <w:instrText>"},{"literal":"</w:instrText>
            </w:r>
            <w:r w:rsidR="00311724">
              <w:rPr>
                <w:rFonts w:hint="eastAsia"/>
                <w:kern w:val="24"/>
              </w:rPr>
              <w:instrText>王治明</w:instrText>
            </w:r>
            <w:r w:rsidR="00311724">
              <w:rPr>
                <w:rFonts w:hint="eastAsia"/>
                <w:kern w:val="24"/>
              </w:rPr>
              <w:instrText>"}],"issued":{"date-parts":[["2007"]]}}}],"sc</w:instrText>
            </w:r>
            <w:r w:rsidR="00311724">
              <w:rPr>
                <w:kern w:val="24"/>
              </w:rPr>
              <w:instrText xml:space="preserve">hema":"https://github.com/citation-style-language/schema/raw/master/csl-citation.json"} </w:instrText>
            </w:r>
            <w:r>
              <w:rPr>
                <w:kern w:val="24"/>
              </w:rPr>
              <w:fldChar w:fldCharType="separate"/>
            </w:r>
            <w:r w:rsidR="00311724" w:rsidRPr="00311724">
              <w:rPr>
                <w:kern w:val="0"/>
                <w:vertAlign w:val="superscript"/>
              </w:rPr>
              <w:t>[6]</w:t>
            </w:r>
            <w:r>
              <w:rPr>
                <w:kern w:val="24"/>
              </w:rPr>
              <w:fldChar w:fldCharType="end"/>
            </w:r>
            <w:r w:rsidR="00164EA9">
              <w:rPr>
                <w:rFonts w:hint="eastAsia"/>
                <w:kern w:val="24"/>
              </w:rPr>
              <w:t>。观察法适用于重复作业，通过专业人员对工人结合工作环境进行观察记录，依靠不同职业的指标，进行工效学干预。自评法经济且快速，通过问卷和谈话，让工人对自身疲劳程度进行自我评估。直接法是将传感器放置于监测对象身上，</w:t>
            </w:r>
            <w:r w:rsidR="00EF1616">
              <w:rPr>
                <w:rFonts w:hint="eastAsia"/>
                <w:kern w:val="24"/>
              </w:rPr>
              <w:t>结合计算机分析，</w:t>
            </w:r>
            <w:r w:rsidR="00164EA9">
              <w:rPr>
                <w:rFonts w:hint="eastAsia"/>
                <w:kern w:val="24"/>
              </w:rPr>
              <w:t>监测工人的工效学负荷。</w:t>
            </w:r>
            <w:r w:rsidR="00EF1616">
              <w:rPr>
                <w:rFonts w:hint="eastAsia"/>
                <w:kern w:val="24"/>
              </w:rPr>
              <w:t>这些工效学监测方法可以应对大多数的监测需求，但在一些特殊工作场景，例如隧道、车间、高空等，</w:t>
            </w:r>
            <w:r w:rsidR="00E940A2">
              <w:rPr>
                <w:rFonts w:hint="eastAsia"/>
                <w:kern w:val="24"/>
              </w:rPr>
              <w:t>在实际工作时</w:t>
            </w:r>
            <w:r w:rsidR="00EF1616">
              <w:rPr>
                <w:rFonts w:hint="eastAsia"/>
                <w:kern w:val="24"/>
              </w:rPr>
              <w:t>这类作业人员和管理人员</w:t>
            </w:r>
            <w:r w:rsidR="00E940A2">
              <w:rPr>
                <w:rFonts w:hint="eastAsia"/>
                <w:kern w:val="24"/>
              </w:rPr>
              <w:t>距离较远，工人的疲劳情况无法及时反馈给管理人员。</w:t>
            </w:r>
            <w:r w:rsidR="00D245D2">
              <w:rPr>
                <w:rFonts w:hint="eastAsia"/>
                <w:kern w:val="24"/>
              </w:rPr>
              <w:t>针对这种情况，有基于视频监控的工效学疲劳监测研究，</w:t>
            </w:r>
            <w:r w:rsidR="0004705D">
              <w:rPr>
                <w:rFonts w:hint="eastAsia"/>
                <w:kern w:val="24"/>
              </w:rPr>
              <w:t>如</w:t>
            </w:r>
            <w:r w:rsidR="00D832B1" w:rsidRPr="00D832B1">
              <w:rPr>
                <w:rFonts w:hint="eastAsia"/>
                <w:kern w:val="24"/>
              </w:rPr>
              <w:t>徐超远</w:t>
            </w:r>
            <w:r w:rsidR="00D832B1">
              <w:rPr>
                <w:rFonts w:hint="eastAsia"/>
                <w:kern w:val="24"/>
              </w:rPr>
              <w:t>等</w:t>
            </w:r>
            <w:r w:rsidR="00D832B1">
              <w:rPr>
                <w:kern w:val="24"/>
              </w:rPr>
              <w:fldChar w:fldCharType="begin"/>
            </w:r>
            <w:r w:rsidR="00311724">
              <w:rPr>
                <w:kern w:val="24"/>
              </w:rPr>
              <w:instrText xml:space="preserve"> ADDIN ZOTERO_ITEM CSL_CITATION {"citationID":"DiSD6MwT","properties":{"formattedCitation":"\\super [7]\\nosupersub{}","plainCitation":"[7]","noteIndex":0},"citationItems":[{"id":804,"uris":["http://zotero.org/users/16938336/items/SM658V89"],"itemData":{"</w:instrText>
            </w:r>
            <w:r w:rsidR="00311724">
              <w:rPr>
                <w:rFonts w:hint="eastAsia"/>
                <w:kern w:val="24"/>
              </w:rPr>
              <w:instrText>id":804,"type":"article-journal","abstract":"</w:instrText>
            </w:r>
            <w:r w:rsidR="00311724">
              <w:rPr>
                <w:rFonts w:hint="eastAsia"/>
                <w:kern w:val="24"/>
              </w:rPr>
              <w:instrText>为了能够准确地判断出煤矿监控调度员的疲劳程度</w:instrText>
            </w:r>
            <w:r w:rsidR="00311724">
              <w:rPr>
                <w:rFonts w:hint="eastAsia"/>
                <w:kern w:val="24"/>
              </w:rPr>
              <w:instrText>,</w:instrText>
            </w:r>
            <w:r w:rsidR="00311724">
              <w:rPr>
                <w:rFonts w:hint="eastAsia"/>
                <w:kern w:val="24"/>
              </w:rPr>
              <w:instrText>降低煤矿监控调度作业的失误率；运用眼动追踪技术进行煤矿监控调度模拟实验</w:instrText>
            </w:r>
            <w:r w:rsidR="00311724">
              <w:rPr>
                <w:rFonts w:hint="eastAsia"/>
                <w:kern w:val="24"/>
              </w:rPr>
              <w:instrText>,</w:instrText>
            </w:r>
            <w:r w:rsidR="00311724">
              <w:rPr>
                <w:rFonts w:hint="eastAsia"/>
                <w:kern w:val="24"/>
              </w:rPr>
              <w:instrText>采集作业者眼动数据与主客观疲劳判定值；利用</w:instrText>
            </w:r>
            <w:r w:rsidR="00311724">
              <w:rPr>
                <w:rFonts w:hint="eastAsia"/>
                <w:kern w:val="24"/>
              </w:rPr>
              <w:instrText>K-means</w:instrText>
            </w:r>
            <w:r w:rsidR="00311724">
              <w:rPr>
                <w:rFonts w:hint="eastAsia"/>
                <w:kern w:val="24"/>
              </w:rPr>
              <w:instrText>聚类算法划分疲劳等级数</w:instrText>
            </w:r>
            <w:r w:rsidR="00311724">
              <w:rPr>
                <w:rFonts w:hint="eastAsia"/>
                <w:kern w:val="24"/>
              </w:rPr>
              <w:instrText>,</w:instrText>
            </w:r>
            <w:r w:rsidR="00311724">
              <w:rPr>
                <w:rFonts w:hint="eastAsia"/>
                <w:kern w:val="24"/>
              </w:rPr>
              <w:instrText>训练神经网络搭建煤矿监控调度作业疲劳程度预测模型。结果表明</w:instrText>
            </w:r>
            <w:r w:rsidR="00311724">
              <w:rPr>
                <w:rFonts w:hint="eastAsia"/>
                <w:kern w:val="24"/>
              </w:rPr>
              <w:instrText>:</w:instrText>
            </w:r>
            <w:r w:rsidR="00311724">
              <w:rPr>
                <w:rFonts w:hint="eastAsia"/>
                <w:kern w:val="24"/>
              </w:rPr>
              <w:instrText>最佳疲劳等级数划分为</w:instrText>
            </w:r>
            <w:r w:rsidR="00311724">
              <w:rPr>
                <w:rFonts w:hint="eastAsia"/>
                <w:kern w:val="24"/>
              </w:rPr>
              <w:instrText>3</w:instrText>
            </w:r>
            <w:r w:rsidR="00311724">
              <w:rPr>
                <w:rFonts w:hint="eastAsia"/>
                <w:kern w:val="24"/>
              </w:rPr>
              <w:instrText>类</w:instrText>
            </w:r>
            <w:r w:rsidR="00311724">
              <w:rPr>
                <w:rFonts w:hint="eastAsia"/>
                <w:kern w:val="24"/>
              </w:rPr>
              <w:instrText>,</w:instrText>
            </w:r>
            <w:r w:rsidR="00311724">
              <w:rPr>
                <w:rFonts w:hint="eastAsia"/>
                <w:kern w:val="24"/>
              </w:rPr>
              <w:instrText>神经网络预测模型拟合度为</w:instrText>
            </w:r>
            <w:r w:rsidR="00311724">
              <w:rPr>
                <w:rFonts w:hint="eastAsia"/>
                <w:kern w:val="24"/>
              </w:rPr>
              <w:instrText>90.58%</w:instrText>
            </w:r>
            <w:r w:rsidR="00311724">
              <w:rPr>
                <w:rFonts w:hint="eastAsia"/>
                <w:kern w:val="24"/>
              </w:rPr>
              <w:instrText>。用预测模型对山西某煤矿监控作业模式进行测试</w:instrText>
            </w:r>
            <w:r w:rsidR="00311724">
              <w:rPr>
                <w:rFonts w:hint="eastAsia"/>
                <w:kern w:val="24"/>
              </w:rPr>
              <w:instrText>,</w:instrText>
            </w:r>
            <w:r w:rsidR="00311724">
              <w:rPr>
                <w:rFonts w:hint="eastAsia"/>
                <w:kern w:val="24"/>
              </w:rPr>
              <w:instrText>模型实地预测平均误差为</w:instrText>
            </w:r>
            <w:r w:rsidR="00311724">
              <w:rPr>
                <w:rFonts w:hint="eastAsia"/>
                <w:kern w:val="24"/>
              </w:rPr>
              <w:instrText>6.26%,</w:instrText>
            </w:r>
            <w:r w:rsidR="00311724">
              <w:rPr>
                <w:rFonts w:hint="eastAsia"/>
                <w:kern w:val="24"/>
              </w:rPr>
              <w:instrText>预测效果较好。</w:instrText>
            </w:r>
            <w:r w:rsidR="00311724">
              <w:rPr>
                <w:rFonts w:hint="eastAsia"/>
                <w:kern w:val="24"/>
              </w:rPr>
              <w:instrText>","container-title":"</w:instrText>
            </w:r>
            <w:r w:rsidR="00311724">
              <w:rPr>
                <w:rFonts w:hint="eastAsia"/>
                <w:kern w:val="24"/>
              </w:rPr>
              <w:instrText>煤矿安全</w:instrText>
            </w:r>
            <w:r w:rsidR="00311724">
              <w:rPr>
                <w:rFonts w:hint="eastAsia"/>
                <w:kern w:val="24"/>
              </w:rPr>
              <w:instrText>","ISSN":"1003-496X","issue":"12","language":"zh-CN","note":"original-title: Research on classification and determination method of work fatigue level of coal mine dispatchers\noriginal-author: Xu Chaoyuan\noriginal-author: Li Jizu\noriginal-author: Xu Xinhua\noriginal-container-title: Safety in Coal Mines\nCLC: TD791\nWeiPuCite: 2","page":"253-258","source":"CQVIP Qikan","title":"</w:instrText>
            </w:r>
            <w:r w:rsidR="00311724">
              <w:rPr>
                <w:rFonts w:hint="eastAsia"/>
                <w:kern w:val="24"/>
              </w:rPr>
              <w:instrText>煤矿监控调度作业疲劳程度分级与判定研究</w:instrText>
            </w:r>
            <w:r w:rsidR="00311724">
              <w:rPr>
                <w:rFonts w:hint="eastAsia"/>
                <w:kern w:val="24"/>
              </w:rPr>
              <w:instrText>","volume":"53","author":[{"literal":"</w:instrText>
            </w:r>
            <w:r w:rsidR="00311724">
              <w:rPr>
                <w:rFonts w:hint="eastAsia"/>
                <w:kern w:val="24"/>
              </w:rPr>
              <w:instrText>徐超远</w:instrText>
            </w:r>
            <w:r w:rsidR="00311724">
              <w:rPr>
                <w:rFonts w:hint="eastAsia"/>
                <w:kern w:val="24"/>
              </w:rPr>
              <w:instrText>"},{"literal":"</w:instrText>
            </w:r>
            <w:r w:rsidR="00311724">
              <w:rPr>
                <w:rFonts w:hint="eastAsia"/>
                <w:kern w:val="24"/>
              </w:rPr>
              <w:instrText>栗继祖</w:instrText>
            </w:r>
            <w:r w:rsidR="00311724">
              <w:rPr>
                <w:rFonts w:hint="eastAsia"/>
                <w:kern w:val="24"/>
              </w:rPr>
              <w:instrText>"},{"literal":"</w:instrText>
            </w:r>
            <w:r w:rsidR="00311724">
              <w:rPr>
                <w:rFonts w:hint="eastAsia"/>
                <w:kern w:val="24"/>
              </w:rPr>
              <w:instrText>徐新华</w:instrText>
            </w:r>
            <w:r w:rsidR="00311724">
              <w:rPr>
                <w:rFonts w:hint="eastAsia"/>
                <w:kern w:val="24"/>
              </w:rPr>
              <w:instrText>"}],"iss</w:instrText>
            </w:r>
            <w:r w:rsidR="00311724">
              <w:rPr>
                <w:kern w:val="24"/>
              </w:rPr>
              <w:instrText xml:space="preserve">ued":{"date-parts":[["2022"]]}}}],"schema":"https://github.com/citation-style-language/schema/raw/master/csl-citation.json"} </w:instrText>
            </w:r>
            <w:r w:rsidR="00D832B1">
              <w:rPr>
                <w:kern w:val="24"/>
              </w:rPr>
              <w:fldChar w:fldCharType="separate"/>
            </w:r>
            <w:r w:rsidR="00311724" w:rsidRPr="00311724">
              <w:rPr>
                <w:kern w:val="0"/>
                <w:vertAlign w:val="superscript"/>
              </w:rPr>
              <w:t>[7]</w:t>
            </w:r>
            <w:r w:rsidR="00D832B1">
              <w:rPr>
                <w:kern w:val="24"/>
              </w:rPr>
              <w:fldChar w:fldCharType="end"/>
            </w:r>
            <w:r w:rsidR="00D245D2">
              <w:rPr>
                <w:rFonts w:hint="eastAsia"/>
                <w:kern w:val="24"/>
              </w:rPr>
              <w:t>利用</w:t>
            </w:r>
            <w:r w:rsidR="00D832B1">
              <w:rPr>
                <w:rFonts w:hint="eastAsia"/>
                <w:kern w:val="24"/>
              </w:rPr>
              <w:t>面部特征结合算法来反馈煤矿工人的疲劳程度</w:t>
            </w:r>
            <w:r w:rsidR="0004705D">
              <w:rPr>
                <w:rFonts w:hint="eastAsia"/>
                <w:kern w:val="24"/>
              </w:rPr>
              <w:t>。</w:t>
            </w:r>
            <w:r w:rsidR="002362C8">
              <w:rPr>
                <w:rFonts w:hint="eastAsia"/>
                <w:kern w:val="24"/>
              </w:rPr>
              <w:t>不过在实际应用中，由于设备遮挡、光照变化、监控角度的影响，监测效果不理想。</w:t>
            </w:r>
          </w:p>
          <w:p w14:paraId="0F0A2690" w14:textId="2C8126B8" w:rsidR="00BB5800" w:rsidRDefault="002362C8" w:rsidP="00DF55BB">
            <w:pPr>
              <w:ind w:firstLine="480"/>
              <w:rPr>
                <w:kern w:val="24"/>
              </w:rPr>
            </w:pPr>
            <w:r>
              <w:rPr>
                <w:rFonts w:hint="eastAsia"/>
                <w:kern w:val="24"/>
              </w:rPr>
              <w:t>智能可穿戴设备的出现弥补了这个痛点。</w:t>
            </w:r>
            <w:r w:rsidR="00BB5800" w:rsidRPr="00E6310B">
              <w:rPr>
                <w:kern w:val="24"/>
              </w:rPr>
              <w:t>智能可穿戴设备是对日常穿戴进行智能化配置的设备，通过嵌入各类传感器、芯片等技术，实现健康监测、运动追踪、智能提醒、导航定位、支付、通讯等多种功能</w:t>
            </w:r>
            <w:r w:rsidR="00BB5800">
              <w:rPr>
                <w:kern w:val="24"/>
              </w:rPr>
              <w:fldChar w:fldCharType="begin"/>
            </w:r>
            <w:r w:rsidR="00085FF1">
              <w:rPr>
                <w:kern w:val="24"/>
              </w:rPr>
              <w:instrText xml:space="preserve"> ADDIN ZOTERO_ITEM CSL_CITATION {"citationID":"Pp7XI2l6","properties":{"formattedCitation":"\\super [8,9]\\nosupersub{}","plainCitation":"[8,9]","noteIndex":0},"citationItems":[{"id":354,"uris":["http://zotero.org/users/local/tvwA4kvy/items/ZVPLGVER","http://zotero.org/users/16938336/items/ZVPLGVER"],"itemData":{"id":354,"type":"article-journal","abstract":"Smart wristband has become a dominant device in the wearable ecosystem, providing versatile functions such as fitness tracking, mobile payment, and transport ticketing. However, the small form-factor, low-profile hardware interfaces and computational resources limit their capabilities in security checking. Many wristband devices have recently witnessed alarming vulnerabilities, e.g., personal data leakage and payment fraud, due to the lack of authentication and access control. To fill this gap, we propose a secure text pin input system, namely Taprint, which extends a virtual number pad on the back of a user's hand. Taprint builds on the key observation that the hand “landmarks”, especially finger knuckles, bear unique vibration characteristics when being tapped by the user herself. It thus uses the tapping vibrometry as biometrics to authenticate the user, while distinguishing the tapping locations. Taprint reuses the inertial measurement unit in the wristband, “overclocks” its sampling rate with the cubic spline interpolation to extrapolate fine-grained features, and further refines the features to enhance the uniqueness and reliability. Extensive experiments on 128 users demonstrate that Taprint achieves a high accuracy (96 percent) of keystrokes recognition. It can authenticate users, even through a single-tap, at extremely low error rate (2.2 percent), and under various practical usage disturbances.","container-title":"IEEE Transactions on Mobile Computing","DOI":"10.1109/TMC.2020.2976007","ISSN":"1558-0660","issue":"6","language":"en","page":"2281-2296","source":"IEEE Xplore","title":"Power saving and secure text input for commodity smart watches","volume":"20","author":[{"literal":"Kaishun Wu"},{"literal":"Huang Yandao"},{"literal":"Chen Wenqiang"},{"literal":"Chen Lin"},{"literal":"Zhang Xinyu"},{"literal":"Wang Lu"},{"family":"Ruby","given":"Rukhsana"}],"issued":{"date-parts":[["2021",6]]}}},{</w:instrText>
            </w:r>
            <w:r w:rsidR="00085FF1">
              <w:rPr>
                <w:rFonts w:hint="eastAsia"/>
                <w:kern w:val="24"/>
              </w:rPr>
              <w:instrText>"id":332,"uris":["http://zotero.org/users/local/tvwA4kvy/items/BPIC9L2Q","http://zotero.org/users/16938336/items/BPIC9L2Q"],"itemData":{"id":332,"type":"article-journal","abstract":"</w:instrText>
            </w:r>
            <w:r w:rsidR="00085FF1">
              <w:rPr>
                <w:rFonts w:hint="eastAsia"/>
                <w:kern w:val="24"/>
              </w:rPr>
              <w:instrText>可穿戴设备在游戏娱乐的应用大大提升了用户体验感，在人工智能、区块链、大数据、云计算等新一代信息技术发展的浪潮推动下，其在游戏娱乐等新兴市场的应用具有巨大的潜力。根据对智能可穿戴设备在游戏领域的应用分析，得出其与游戏娱乐市场的结合逐渐向智能化、轻便化、人性化趋势发展。随着第四次科技革命推动技术产品更迭速度的加快，消费群体对可穿戴设备的使用体验感和性能稳定性提出更高要求，未来仍需在增强现实等方面寻求可穿戴设备在游戏娱乐产业应用的新突破，加快虚拟世界和现实生活在“人、物、场”的动态重构。</w:instrText>
            </w:r>
            <w:r w:rsidR="00085FF1">
              <w:rPr>
                <w:rFonts w:hint="eastAsia"/>
                <w:kern w:val="24"/>
              </w:rPr>
              <w:instrText>","container-title":"</w:instrText>
            </w:r>
            <w:r w:rsidR="00085FF1">
              <w:rPr>
                <w:rFonts w:hint="eastAsia"/>
                <w:kern w:val="24"/>
              </w:rPr>
              <w:instrText>中国设备工程</w:instrText>
            </w:r>
            <w:r w:rsidR="00085FF1">
              <w:rPr>
                <w:rFonts w:hint="eastAsia"/>
                <w:kern w:val="24"/>
              </w:rPr>
              <w:instrText xml:space="preserve">","issue":"10","language":"zh","note":"download: 533\nalbum: </w:instrText>
            </w:r>
            <w:r w:rsidR="00085FF1">
              <w:rPr>
                <w:rFonts w:hint="eastAsia"/>
                <w:kern w:val="24"/>
              </w:rPr>
              <w:instrText>工程科技Ⅱ辑</w:instrText>
            </w:r>
            <w:r w:rsidR="00085FF1">
              <w:rPr>
                <w:rFonts w:hint="eastAsia"/>
                <w:kern w:val="24"/>
              </w:rPr>
              <w:instrText>;</w:instrText>
            </w:r>
            <w:r w:rsidR="00085FF1">
              <w:rPr>
                <w:rFonts w:hint="eastAsia"/>
                <w:kern w:val="24"/>
              </w:rPr>
              <w:instrText>信息科技</w:instrText>
            </w:r>
            <w:r w:rsidR="00085FF1">
              <w:rPr>
                <w:rFonts w:hint="eastAsia"/>
                <w:kern w:val="24"/>
              </w:rPr>
              <w:instrText>;</w:instrText>
            </w:r>
            <w:r w:rsidR="00085FF1">
              <w:rPr>
                <w:rFonts w:hint="eastAsia"/>
                <w:kern w:val="24"/>
              </w:rPr>
              <w:instrText>经济与管理科学</w:instrText>
            </w:r>
            <w:r w:rsidR="00085FF1">
              <w:rPr>
                <w:rFonts w:hint="eastAsia"/>
                <w:kern w:val="24"/>
              </w:rPr>
              <w:instrText>\nCLC: F426.6;TP368.33;TP317\ndbcode: CJFQ\ndbname: CJFDLAST2023\nfilename: SBGL202310022","page":"43-45","source":"CNKI","title":"</w:instrText>
            </w:r>
            <w:r w:rsidR="00085FF1">
              <w:rPr>
                <w:rFonts w:hint="eastAsia"/>
                <w:kern w:val="24"/>
              </w:rPr>
              <w:instrText>浅析智能可穿戴设备在游戏娱乐产业中的应用及发展趋势</w:instrText>
            </w:r>
            <w:r w:rsidR="00085FF1">
              <w:rPr>
                <w:rFonts w:hint="eastAsia"/>
                <w:kern w:val="24"/>
              </w:rPr>
              <w:instrText>","author":[{"literal":"</w:instrText>
            </w:r>
            <w:r w:rsidR="00085FF1">
              <w:rPr>
                <w:rFonts w:hint="eastAsia"/>
                <w:kern w:val="24"/>
              </w:rPr>
              <w:instrText>高梦彤</w:instrText>
            </w:r>
            <w:r w:rsidR="00085FF1">
              <w:rPr>
                <w:rFonts w:hint="eastAsia"/>
                <w:kern w:val="24"/>
              </w:rPr>
              <w:instrText>"}],"issued":{"date-parts":[["2023"]]}}}],"schema"</w:instrText>
            </w:r>
            <w:r w:rsidR="00085FF1">
              <w:rPr>
                <w:kern w:val="24"/>
              </w:rPr>
              <w:instrText xml:space="preserve">:"https://github.com/citation-style-language/schema/raw/master/csl-citation.json"} </w:instrText>
            </w:r>
            <w:r w:rsidR="00BB5800">
              <w:rPr>
                <w:kern w:val="24"/>
              </w:rPr>
              <w:fldChar w:fldCharType="separate"/>
            </w:r>
            <w:r w:rsidR="00311724" w:rsidRPr="00311724">
              <w:rPr>
                <w:kern w:val="0"/>
                <w:vertAlign w:val="superscript"/>
              </w:rPr>
              <w:t>[8,9]</w:t>
            </w:r>
            <w:r w:rsidR="00BB5800">
              <w:rPr>
                <w:kern w:val="24"/>
              </w:rPr>
              <w:fldChar w:fldCharType="end"/>
            </w:r>
            <w:r w:rsidR="00BB5800" w:rsidRPr="00E6310B">
              <w:rPr>
                <w:kern w:val="24"/>
              </w:rPr>
              <w:t>。</w:t>
            </w:r>
            <w:r w:rsidR="00BB5800">
              <w:rPr>
                <w:rFonts w:hint="eastAsia"/>
                <w:kern w:val="24"/>
              </w:rPr>
              <w:t>在健康监测</w:t>
            </w:r>
            <w:del w:id="2" w:author="PC" w:date="2025-04-23T16:17:00Z">
              <w:r w:rsidR="00BB5800" w:rsidDel="007A3921">
                <w:rPr>
                  <w:rFonts w:hint="eastAsia"/>
                  <w:kern w:val="24"/>
                </w:rPr>
                <w:delText>方面</w:delText>
              </w:r>
            </w:del>
            <w:ins w:id="3" w:author="PC" w:date="2025-04-23T16:17:00Z">
              <w:r w:rsidR="007A3921">
                <w:rPr>
                  <w:rFonts w:hint="eastAsia"/>
                  <w:kern w:val="24"/>
                </w:rPr>
                <w:t>领域</w:t>
              </w:r>
            </w:ins>
            <w:r w:rsidR="00BB5800">
              <w:rPr>
                <w:rFonts w:hint="eastAsia"/>
                <w:kern w:val="24"/>
              </w:rPr>
              <w:t>，</w:t>
            </w:r>
            <w:r w:rsidR="0004705D">
              <w:rPr>
                <w:rFonts w:hint="eastAsia"/>
                <w:kern w:val="24"/>
              </w:rPr>
              <w:t>常见的监测参数</w:t>
            </w:r>
            <w:r w:rsidR="00BB5800">
              <w:rPr>
                <w:rFonts w:hint="eastAsia"/>
                <w:kern w:val="24"/>
              </w:rPr>
              <w:t>有血压、血糖、脉搏、呼吸、血氧饱和度、步态、睡眠等</w:t>
            </w:r>
            <w:r w:rsidR="00BB5800">
              <w:rPr>
                <w:kern w:val="24"/>
              </w:rPr>
              <w:fldChar w:fldCharType="begin"/>
            </w:r>
            <w:r w:rsidR="00311724">
              <w:rPr>
                <w:kern w:val="24"/>
              </w:rPr>
              <w:instrText xml:space="preserve"> ADDIN ZOTERO_ITEM CSL_CITATION {"citationID":"hhXcCykR","properties":{"formattedCitation":"\\super [10]\\nosupersub{}","plainCitation":"[10]","noteIndex":0},"citationItems":[{"id":339,"uris":["http://zotero.org/users/local/tvwA4kvy/items/XG3R7QVJ","http:</w:instrText>
            </w:r>
            <w:r w:rsidR="00311724">
              <w:rPr>
                <w:rFonts w:hint="eastAsia"/>
                <w:kern w:val="24"/>
              </w:rPr>
              <w:instrText>//zotero.org/users/16938336/items/XG3R7QVJ"],"itemData":{"id":339,"type":"article-journal","abstract":"</w:instrText>
            </w:r>
            <w:r w:rsidR="00311724">
              <w:rPr>
                <w:rFonts w:hint="eastAsia"/>
                <w:kern w:val="24"/>
              </w:rPr>
              <w:instrText>从可穿戴设备概念和历史展开</w:instrText>
            </w:r>
            <w:r w:rsidR="00311724">
              <w:rPr>
                <w:rFonts w:hint="eastAsia"/>
                <w:kern w:val="24"/>
              </w:rPr>
              <w:instrText>,</w:instrText>
            </w:r>
            <w:r w:rsidR="00311724">
              <w:rPr>
                <w:rFonts w:hint="eastAsia"/>
                <w:kern w:val="24"/>
              </w:rPr>
              <w:instrText>介绍其在国内外的医疗准入情况</w:instrText>
            </w:r>
            <w:r w:rsidR="00311724">
              <w:rPr>
                <w:rFonts w:hint="eastAsia"/>
                <w:kern w:val="24"/>
              </w:rPr>
              <w:instrText>,</w:instrText>
            </w:r>
            <w:r w:rsidR="00311724">
              <w:rPr>
                <w:rFonts w:hint="eastAsia"/>
                <w:kern w:val="24"/>
              </w:rPr>
              <w:instrText>列举设备种类和常见监测内容</w:instrText>
            </w:r>
            <w:r w:rsidR="00311724">
              <w:rPr>
                <w:rFonts w:hint="eastAsia"/>
                <w:kern w:val="24"/>
              </w:rPr>
              <w:instrText>,</w:instrText>
            </w:r>
            <w:r w:rsidR="00311724">
              <w:rPr>
                <w:rFonts w:hint="eastAsia"/>
                <w:kern w:val="24"/>
              </w:rPr>
              <w:instrText>进一步研发和应用可穿戴设备</w:instrText>
            </w:r>
            <w:r w:rsidR="00311724">
              <w:rPr>
                <w:rFonts w:hint="eastAsia"/>
                <w:kern w:val="24"/>
              </w:rPr>
              <w:instrText>,</w:instrText>
            </w:r>
            <w:r w:rsidR="00311724">
              <w:rPr>
                <w:rFonts w:hint="eastAsia"/>
                <w:kern w:val="24"/>
              </w:rPr>
              <w:instrText>发挥其在疾病预防中的作用。</w:instrText>
            </w:r>
            <w:r w:rsidR="00311724">
              <w:rPr>
                <w:rFonts w:hint="eastAsia"/>
                <w:kern w:val="24"/>
              </w:rPr>
              <w:instrText>","container-title":"</w:instrText>
            </w:r>
            <w:r w:rsidR="00311724">
              <w:rPr>
                <w:rFonts w:hint="eastAsia"/>
                <w:kern w:val="24"/>
              </w:rPr>
              <w:instrText>全科护理</w:instrText>
            </w:r>
            <w:r w:rsidR="00311724">
              <w:rPr>
                <w:rFonts w:hint="eastAsia"/>
                <w:kern w:val="24"/>
              </w:rPr>
              <w:instrText xml:space="preserve">","issue":"35","language":"zh","note":"download: 2571\nalbum: </w:instrText>
            </w:r>
            <w:r w:rsidR="00311724">
              <w:rPr>
                <w:rFonts w:hint="eastAsia"/>
                <w:kern w:val="24"/>
              </w:rPr>
              <w:instrText>医药卫生科技</w:instrText>
            </w:r>
            <w:r w:rsidR="00311724">
              <w:rPr>
                <w:rFonts w:hint="eastAsia"/>
                <w:kern w:val="24"/>
              </w:rPr>
              <w:instrText>\nCLC: R318.6\ndbcode: CJFQ\ndbname: CJFDLAST2022\nfilename: JTHS202135015","page":"4954-4958","source":"CNKI","title":"</w:instrText>
            </w:r>
            <w:r w:rsidR="00311724">
              <w:rPr>
                <w:rFonts w:hint="eastAsia"/>
                <w:kern w:val="24"/>
              </w:rPr>
              <w:instrText>可穿戴设备在医学领域中的研究进展</w:instrText>
            </w:r>
            <w:r w:rsidR="00311724">
              <w:rPr>
                <w:rFonts w:hint="eastAsia"/>
                <w:kern w:val="24"/>
              </w:rPr>
              <w:instrText>","volume":"19","author":[{"literal":"</w:instrText>
            </w:r>
            <w:r w:rsidR="00311724">
              <w:rPr>
                <w:rFonts w:hint="eastAsia"/>
                <w:kern w:val="24"/>
              </w:rPr>
              <w:instrText>谷元静</w:instrText>
            </w:r>
            <w:r w:rsidR="00311724">
              <w:rPr>
                <w:rFonts w:hint="eastAsia"/>
                <w:kern w:val="24"/>
              </w:rPr>
              <w:instrText>"},{"literal":"</w:instrText>
            </w:r>
            <w:r w:rsidR="00311724">
              <w:rPr>
                <w:rFonts w:hint="eastAsia"/>
                <w:kern w:val="24"/>
              </w:rPr>
              <w:instrText>史婷奇</w:instrText>
            </w:r>
            <w:r w:rsidR="00311724">
              <w:rPr>
                <w:rFonts w:hint="eastAsia"/>
                <w:kern w:val="24"/>
              </w:rPr>
              <w:instrText>"}],"issued":{"date-parts":[["2021"]]}}}],"schema</w:instrText>
            </w:r>
            <w:r w:rsidR="00311724">
              <w:rPr>
                <w:kern w:val="24"/>
              </w:rPr>
              <w:instrText xml:space="preserve">":"https://github.com/citation-style-language/schema/raw/master/csl-citation.json"} </w:instrText>
            </w:r>
            <w:r w:rsidR="00BB5800">
              <w:rPr>
                <w:kern w:val="24"/>
              </w:rPr>
              <w:fldChar w:fldCharType="separate"/>
            </w:r>
            <w:r w:rsidR="00311724" w:rsidRPr="00311724">
              <w:rPr>
                <w:kern w:val="0"/>
                <w:vertAlign w:val="superscript"/>
              </w:rPr>
              <w:t>[10]</w:t>
            </w:r>
            <w:r w:rsidR="00BB5800">
              <w:rPr>
                <w:kern w:val="24"/>
              </w:rPr>
              <w:fldChar w:fldCharType="end"/>
            </w:r>
            <w:r w:rsidR="00BB5800">
              <w:rPr>
                <w:rFonts w:hint="eastAsia"/>
                <w:kern w:val="24"/>
              </w:rPr>
              <w:t>。</w:t>
            </w:r>
            <w:r w:rsidR="00BB5800" w:rsidRPr="00E6310B">
              <w:rPr>
                <w:kern w:val="24"/>
              </w:rPr>
              <w:t>随着物联网和传感器技术的发展，智能可穿戴</w:t>
            </w:r>
            <w:r w:rsidR="00BB5800">
              <w:rPr>
                <w:rFonts w:hint="eastAsia"/>
                <w:kern w:val="24"/>
              </w:rPr>
              <w:t>的种类和技术</w:t>
            </w:r>
            <w:r w:rsidR="00BB5800" w:rsidRPr="00E6310B">
              <w:rPr>
                <w:kern w:val="24"/>
              </w:rPr>
              <w:t>出现蓬勃发展。常见的智能可穿戴设备有智能手表、智能手环</w:t>
            </w:r>
            <w:r w:rsidR="00BB5800">
              <w:rPr>
                <w:rFonts w:hint="eastAsia"/>
                <w:kern w:val="24"/>
              </w:rPr>
              <w:t>、智能眼镜等</w:t>
            </w:r>
            <w:r w:rsidR="00BB5800" w:rsidRPr="00E6310B">
              <w:rPr>
                <w:kern w:val="24"/>
              </w:rPr>
              <w:t>，可以监测人体的心率、血氧、运动步数等数据，用户可以在手机上</w:t>
            </w:r>
            <w:r w:rsidR="00BB5800">
              <w:rPr>
                <w:rFonts w:hint="eastAsia"/>
                <w:kern w:val="24"/>
              </w:rPr>
              <w:t>通过配套的监测系统</w:t>
            </w:r>
            <w:r w:rsidR="00BB5800">
              <w:rPr>
                <w:rFonts w:hint="eastAsia"/>
                <w:kern w:val="24"/>
              </w:rPr>
              <w:t>APP</w:t>
            </w:r>
            <w:r w:rsidR="00BB5800">
              <w:rPr>
                <w:rFonts w:hint="eastAsia"/>
                <w:kern w:val="24"/>
              </w:rPr>
              <w:t>监测</w:t>
            </w:r>
            <w:r w:rsidR="00BB5800" w:rsidRPr="00E6310B">
              <w:rPr>
                <w:kern w:val="24"/>
              </w:rPr>
              <w:t>自身的身体指标数据。</w:t>
            </w:r>
            <w:r w:rsidR="00BB5800" w:rsidRPr="00DF55BB">
              <w:rPr>
                <w:rFonts w:hint="eastAsia"/>
                <w:kern w:val="24"/>
              </w:rPr>
              <w:t>近年来，智能可穿戴设备的市场规模不断扩大，</w:t>
            </w:r>
            <w:r w:rsidR="00BB5800">
              <w:rPr>
                <w:rFonts w:hint="eastAsia"/>
                <w:kern w:val="24"/>
              </w:rPr>
              <w:t>几乎所有的电子消费公司都推出了可穿戴产品</w:t>
            </w:r>
            <w:r w:rsidR="00BB5800">
              <w:rPr>
                <w:kern w:val="24"/>
              </w:rPr>
              <w:lastRenderedPageBreak/>
              <w:fldChar w:fldCharType="begin"/>
            </w:r>
            <w:r w:rsidR="00085FF1">
              <w:rPr>
                <w:kern w:val="24"/>
              </w:rPr>
              <w:instrText xml:space="preserve"> ADDIN ZOTERO_ITEM CSL_CITATION {"citationID":"KvQYx5wV","properties":{"formattedCitation":"\\super [11]\\nosupersub{}","plainCitation":"[11]","noteIndex":0},"citationItems":[{"id":351,"uris":["http://zotero.org/users/local/tvwA4kvy/items/YQ4RW6WU","http://zotero.org/users/16938336/items/YQ4RW6WU"],"itemData":{"id":351,"type":"article-journal","abstract":"Wearable devices are a new means of human-computer interaction with different functions, underlying principles, and forms. They have been widely used in the medical and health fields, in applications including physiological signal monitoring; sports; and environmental detection, while subtly affecting people's lives and work. Wearable sensors as functional components of wearable devices have become a research focus. In this review, we systematically summarize recent progress in the development of wearable sensors and related devices. Wearable sensors in medical health applications, according to the principle of measurement, are divided into physical and chemical quantity detection. These sensors can monitor and measure specific parameters, thereby enabling continuously improvements in the quality and feasibility of medical treatment. Through the detection of human movement, such as breathing, heartbeat, or bending, wearable sensors can evaluate body movement and monitor an individual's physical performance and health status. Wearable devices detecting aspects of the environment while maintaining high adaptability to the human body can be used to evaluate environmental quality and obtain more accurate environmental information. The ultimate goal of this review is to provide new insights and directions for the future development and broader application of wearable devices in various fields. Graphical abstract","container-title":"ANALYTICAL AND BIOANALYTICAL CHEMISTRY","DOI":"10.1007/s00216-021-03602-2","ISSN":"1618-2642, 1618-2650","issue":"24","journalAbbreviation":"Anal. Bioanal. Chem.","language":"en","note":"number-of-pages: 21\npublisher-place: Heidelberg\npublisher: Springer Heidelberg\nWeb of Science ID: WOS:000684765600003","page":"6037-6057","source":"Clarivate Analytics Web of Science","title":"Recent developments in sensors for wearable device applications","volume":"413","author":[{"literal":"Cheng Yuemeng"},{"literal":"Wang Kan"},{"literal":"Xu Hao"},{"literal":"Li Tangan"},{"literal":"Jin Qinghui"},{"literal":"Cui Daxiang"}],"issued":{"date-parts":[["2021",10]]}}}],"schema":"https://github.com/citation-style-language/schema/raw/master/csl-citation.json"} </w:instrText>
            </w:r>
            <w:r w:rsidR="00BB5800">
              <w:rPr>
                <w:kern w:val="24"/>
              </w:rPr>
              <w:fldChar w:fldCharType="separate"/>
            </w:r>
            <w:r w:rsidR="00311724" w:rsidRPr="00311724">
              <w:rPr>
                <w:kern w:val="0"/>
                <w:vertAlign w:val="superscript"/>
              </w:rPr>
              <w:t>[11]</w:t>
            </w:r>
            <w:r w:rsidR="00BB5800">
              <w:rPr>
                <w:kern w:val="24"/>
              </w:rPr>
              <w:fldChar w:fldCharType="end"/>
            </w:r>
            <w:r w:rsidR="00BB5800">
              <w:rPr>
                <w:rFonts w:hint="eastAsia"/>
                <w:kern w:val="24"/>
              </w:rPr>
              <w:t>。在国内，华为、小米、</w:t>
            </w:r>
            <w:r w:rsidR="00BB5800">
              <w:rPr>
                <w:rFonts w:hint="eastAsia"/>
                <w:kern w:val="24"/>
              </w:rPr>
              <w:t>OPPO</w:t>
            </w:r>
            <w:r w:rsidR="00BB5800">
              <w:rPr>
                <w:rFonts w:hint="eastAsia"/>
                <w:kern w:val="24"/>
              </w:rPr>
              <w:t>等</w:t>
            </w:r>
            <w:r w:rsidR="00BB5800">
              <w:rPr>
                <w:kern w:val="24"/>
              </w:rPr>
              <w:fldChar w:fldCharType="begin"/>
            </w:r>
            <w:r w:rsidR="00311724">
              <w:rPr>
                <w:kern w:val="24"/>
              </w:rPr>
              <w:instrText xml:space="preserve"> ADDIN ZOTERO_ITEM CSL_CITATION {"citationID":"rPoUkT2q","properties":{"formattedCitation":"\\super [12,13]\\nosupersub{}","plainCitation":"[12,13]","noteIndex":0},"citationItems":[{"id":330,"uris":["http://zotero.org/users/local/tvwA4kvy/items/7YQLPR3R",</w:instrText>
            </w:r>
            <w:r w:rsidR="00311724">
              <w:rPr>
                <w:rFonts w:hint="eastAsia"/>
                <w:kern w:val="24"/>
              </w:rPr>
              <w:instrText>"http://zotero.org/users/16938336/items/7YQLPR3R"],"itemData":{"id":330,"type":"article-journal","abstract":"&lt;</w:instrText>
            </w:r>
            <w:r w:rsidR="00311724">
              <w:rPr>
                <w:rFonts w:hint="eastAsia"/>
                <w:kern w:val="24"/>
              </w:rPr>
              <w:instrText>正</w:instrText>
            </w:r>
            <w:r w:rsidR="00311724">
              <w:rPr>
                <w:rFonts w:hint="eastAsia"/>
                <w:kern w:val="24"/>
              </w:rPr>
              <w:instrText>&gt;2023</w:instrText>
            </w:r>
            <w:r w:rsidR="00311724">
              <w:rPr>
                <w:rFonts w:hint="eastAsia"/>
                <w:kern w:val="24"/>
              </w:rPr>
              <w:instrText>年，消费电子行业在全球范围内展现出温和复苏的态势。经历了过去几年的波折，各大品牌和市场都在努力寻找新的增长点，重新激活消费者的购买欲望。在这一背景下，市场规模与增长成为行业内外关注的焦点。从</w:instrText>
            </w:r>
            <w:r w:rsidR="00311724">
              <w:rPr>
                <w:rFonts w:hint="eastAsia"/>
                <w:kern w:val="24"/>
              </w:rPr>
              <w:instrText>2023</w:instrText>
            </w:r>
            <w:r w:rsidR="00311724">
              <w:rPr>
                <w:rFonts w:hint="eastAsia"/>
                <w:kern w:val="24"/>
              </w:rPr>
              <w:instrText>年下半年开始，消费电子行业仿佛走出了阴霾，迎来了明媚的“转晴”时刻。这一切，离不开政府的好政策与各大智能手机的合力推动。政府的刺激电子消费政策，就像是为市场打了一剂强心针。这些利好政策不仅为手机、电脑、家电等行业的销售增长铺平了道路，还为整个行业的发展注入了强大的信心。而在产品端，华为、苹果、小米、</w:instrText>
            </w:r>
            <w:r w:rsidR="00311724">
              <w:rPr>
                <w:rFonts w:hint="eastAsia"/>
                <w:kern w:val="24"/>
              </w:rPr>
              <w:instrText>vivo</w:instrText>
            </w:r>
            <w:r w:rsidR="00311724">
              <w:rPr>
                <w:rFonts w:hint="eastAsia"/>
                <w:kern w:val="24"/>
              </w:rPr>
              <w:instrText>等知名品牌也纷纷推出了自己的新品。</w:instrText>
            </w:r>
            <w:r w:rsidR="00311724">
              <w:rPr>
                <w:rFonts w:hint="eastAsia"/>
                <w:kern w:val="24"/>
              </w:rPr>
              <w:instrText>","container-title":"</w:instrText>
            </w:r>
            <w:r w:rsidR="00311724">
              <w:rPr>
                <w:rFonts w:hint="eastAsia"/>
                <w:kern w:val="24"/>
              </w:rPr>
              <w:instrText>商业观察</w:instrText>
            </w:r>
            <w:r w:rsidR="00311724">
              <w:rPr>
                <w:rFonts w:hint="eastAsia"/>
                <w:kern w:val="24"/>
              </w:rPr>
              <w:instrText xml:space="preserve">","issue":"25","language":"zh","note":"download: 183\nalbum: </w:instrText>
            </w:r>
            <w:r w:rsidR="00311724">
              <w:rPr>
                <w:rFonts w:hint="eastAsia"/>
                <w:kern w:val="24"/>
              </w:rPr>
              <w:instrText>经济与管理科学</w:instrText>
            </w:r>
            <w:r w:rsidR="00311724">
              <w:rPr>
                <w:rFonts w:hint="eastAsia"/>
                <w:kern w:val="24"/>
              </w:rPr>
              <w:instrText>\nCLC: F416.6\ndbcode: CJFQ\ndbname: CJFDLAST2024\nfilename: SYCG202425025","page":"10-13","source":"CNKI","title":"</w:instrText>
            </w:r>
            <w:r w:rsidR="00311724">
              <w:rPr>
                <w:rFonts w:hint="eastAsia"/>
                <w:kern w:val="24"/>
              </w:rPr>
              <w:instrText>消费电子行业的复苏与创新</w:instrText>
            </w:r>
            <w:r w:rsidR="00311724">
              <w:rPr>
                <w:rFonts w:hint="eastAsia"/>
                <w:kern w:val="24"/>
              </w:rPr>
              <w:instrText>","volume":"10","author":[{"literal":"</w:instrText>
            </w:r>
            <w:r w:rsidR="00311724">
              <w:rPr>
                <w:rFonts w:hint="eastAsia"/>
                <w:kern w:val="24"/>
              </w:rPr>
              <w:instrText>吴梦宸</w:instrText>
            </w:r>
            <w:r w:rsidR="00311724">
              <w:rPr>
                <w:rFonts w:hint="eastAsia"/>
                <w:kern w:val="24"/>
              </w:rPr>
              <w:instrText>"}],"issued":{"date-parts":[["2024"]]}}},{"id":335,"uris":["http://zotero.org/users/local/tvwA4kvy/items/PWU56S6N","http://zotero.org/users/16938336/items/PWU56S6N"],"itemData":{"id":335,"type":"thesis","abstract":"</w:instrText>
            </w:r>
            <w:r w:rsidR="00311724">
              <w:rPr>
                <w:rFonts w:hint="eastAsia"/>
                <w:kern w:val="24"/>
              </w:rPr>
              <w:instrText>随着中国“三孩”政策的颁布实施</w:instrText>
            </w:r>
            <w:r w:rsidR="00311724">
              <w:rPr>
                <w:rFonts w:hint="eastAsia"/>
                <w:kern w:val="24"/>
              </w:rPr>
              <w:instrText>,</w:instrText>
            </w:r>
            <w:r w:rsidR="00311724">
              <w:rPr>
                <w:rFonts w:hint="eastAsia"/>
                <w:kern w:val="24"/>
              </w:rPr>
              <w:instrText>再加上智能技术的高质量发展</w:instrText>
            </w:r>
            <w:r w:rsidR="00311724">
              <w:rPr>
                <w:rFonts w:hint="eastAsia"/>
                <w:kern w:val="24"/>
              </w:rPr>
              <w:instrText>,</w:instrText>
            </w:r>
            <w:r w:rsidR="00311724">
              <w:rPr>
                <w:rFonts w:hint="eastAsia"/>
                <w:kern w:val="24"/>
              </w:rPr>
              <w:instrText>家长对于儿童安全的重视程度不断加深</w:instrText>
            </w:r>
            <w:r w:rsidR="00311724">
              <w:rPr>
                <w:rFonts w:hint="eastAsia"/>
                <w:kern w:val="24"/>
              </w:rPr>
              <w:instrText>,</w:instrText>
            </w:r>
            <w:r w:rsidR="00311724">
              <w:rPr>
                <w:rFonts w:hint="eastAsia"/>
                <w:kern w:val="24"/>
              </w:rPr>
              <w:instrText>为缓解家长监护儿童的压力</w:instrText>
            </w:r>
            <w:r w:rsidR="00311724">
              <w:rPr>
                <w:rFonts w:hint="eastAsia"/>
                <w:kern w:val="24"/>
              </w:rPr>
              <w:instrText>,</w:instrText>
            </w:r>
            <w:r w:rsidR="00311724">
              <w:rPr>
                <w:rFonts w:hint="eastAsia"/>
                <w:kern w:val="24"/>
              </w:rPr>
              <w:instrText>儿童智能手表市场潜力巨大。</w:instrText>
            </w:r>
            <w:r w:rsidR="00311724">
              <w:rPr>
                <w:rFonts w:hint="eastAsia"/>
                <w:kern w:val="24"/>
              </w:rPr>
              <w:instrText>A</w:instrText>
            </w:r>
            <w:r w:rsidR="00311724">
              <w:rPr>
                <w:rFonts w:hint="eastAsia"/>
                <w:kern w:val="24"/>
              </w:rPr>
              <w:instrText>品牌儿童智能手表近年来在市场中占据了重要地位</w:instrText>
            </w:r>
            <w:r w:rsidR="00311724">
              <w:rPr>
                <w:rFonts w:hint="eastAsia"/>
                <w:kern w:val="24"/>
              </w:rPr>
              <w:instrText>,</w:instrText>
            </w:r>
            <w:r w:rsidR="00311724">
              <w:rPr>
                <w:rFonts w:hint="eastAsia"/>
                <w:kern w:val="24"/>
              </w:rPr>
              <w:instrText>但随着儿童智能手表市场竞争日益加剧</w:instrText>
            </w:r>
            <w:r w:rsidR="00311724">
              <w:rPr>
                <w:rFonts w:hint="eastAsia"/>
                <w:kern w:val="24"/>
              </w:rPr>
              <w:instrText>,</w:instrText>
            </w:r>
            <w:r w:rsidR="00311724">
              <w:rPr>
                <w:rFonts w:hint="eastAsia"/>
                <w:kern w:val="24"/>
              </w:rPr>
              <w:instrText>其威胁也逐渐加重</w:instrText>
            </w:r>
            <w:r w:rsidR="00311724">
              <w:rPr>
                <w:rFonts w:hint="eastAsia"/>
                <w:kern w:val="24"/>
              </w:rPr>
              <w:instrText>,</w:instrText>
            </w:r>
            <w:r w:rsidR="00311724">
              <w:rPr>
                <w:rFonts w:hint="eastAsia"/>
                <w:kern w:val="24"/>
              </w:rPr>
              <w:instrText>亟需从作为使用者的儿童、购买决策者的家长以及影响者的教师等三个视角</w:instrText>
            </w:r>
            <w:r w:rsidR="00311724">
              <w:rPr>
                <w:rFonts w:hint="eastAsia"/>
                <w:kern w:val="24"/>
              </w:rPr>
              <w:instrText>,</w:instrText>
            </w:r>
            <w:r w:rsidR="00311724">
              <w:rPr>
                <w:rFonts w:hint="eastAsia"/>
                <w:kern w:val="24"/>
              </w:rPr>
              <w:instrText>制定相应的营销策略维持和扩大市场份额。本文以</w:instrText>
            </w:r>
            <w:r w:rsidR="00311724">
              <w:rPr>
                <w:rFonts w:hint="eastAsia"/>
                <w:kern w:val="24"/>
              </w:rPr>
              <w:instrText>A</w:instrText>
            </w:r>
            <w:r w:rsidR="00311724">
              <w:rPr>
                <w:rFonts w:hint="eastAsia"/>
                <w:kern w:val="24"/>
              </w:rPr>
              <w:instrText>品牌儿童智能手表为研究对象</w:instrText>
            </w:r>
            <w:r w:rsidR="00311724">
              <w:rPr>
                <w:rFonts w:hint="eastAsia"/>
                <w:kern w:val="24"/>
              </w:rPr>
              <w:instrText>,</w:instrText>
            </w:r>
            <w:r w:rsidR="00311724">
              <w:rPr>
                <w:rFonts w:hint="eastAsia"/>
                <w:kern w:val="24"/>
              </w:rPr>
              <w:instrText>从儿童、家长和教师三维视角出发</w:instrText>
            </w:r>
            <w:r w:rsidR="00311724">
              <w:rPr>
                <w:rFonts w:hint="eastAsia"/>
                <w:kern w:val="24"/>
              </w:rPr>
              <w:instrText>,</w:instrText>
            </w:r>
            <w:r w:rsidR="00311724">
              <w:rPr>
                <w:rFonts w:hint="eastAsia"/>
                <w:kern w:val="24"/>
              </w:rPr>
              <w:instrText>对其营销策略进行研究。通过阅读和整理文献、问卷调查和统计分析等方法</w:instrText>
            </w:r>
            <w:r w:rsidR="00311724">
              <w:rPr>
                <w:rFonts w:hint="eastAsia"/>
                <w:kern w:val="24"/>
              </w:rPr>
              <w:instrText>,</w:instrText>
            </w:r>
            <w:r w:rsidR="00311724">
              <w:rPr>
                <w:rFonts w:hint="eastAsia"/>
                <w:kern w:val="24"/>
              </w:rPr>
              <w:instrText>界定三维视角和营销策略等相关概念</w:instrText>
            </w:r>
            <w:r w:rsidR="00311724">
              <w:rPr>
                <w:rFonts w:hint="eastAsia"/>
                <w:kern w:val="24"/>
              </w:rPr>
              <w:instrText>,</w:instrText>
            </w:r>
            <w:r w:rsidR="00311724">
              <w:rPr>
                <w:rFonts w:hint="eastAsia"/>
                <w:kern w:val="24"/>
              </w:rPr>
              <w:instrText>运用</w:instrText>
            </w:r>
            <w:r w:rsidR="00311724">
              <w:rPr>
                <w:rFonts w:hint="eastAsia"/>
                <w:kern w:val="24"/>
              </w:rPr>
              <w:instrText>STP</w:instrText>
            </w:r>
            <w:r w:rsidR="00311724">
              <w:rPr>
                <w:rFonts w:hint="eastAsia"/>
                <w:kern w:val="24"/>
              </w:rPr>
              <w:instrText>理论、</w:instrText>
            </w:r>
            <w:r w:rsidR="00311724">
              <w:rPr>
                <w:rFonts w:hint="eastAsia"/>
                <w:kern w:val="24"/>
              </w:rPr>
              <w:instrText>7P</w:instrText>
            </w:r>
            <w:r w:rsidR="00311724">
              <w:rPr>
                <w:rFonts w:hint="eastAsia"/>
                <w:kern w:val="24"/>
              </w:rPr>
              <w:instrText>营销理论等基本理论</w:instrText>
            </w:r>
            <w:r w:rsidR="00311724">
              <w:rPr>
                <w:rFonts w:hint="eastAsia"/>
                <w:kern w:val="24"/>
              </w:rPr>
              <w:instrText>,PEST</w:instrText>
            </w:r>
            <w:r w:rsidR="00311724">
              <w:rPr>
                <w:rFonts w:hint="eastAsia"/>
                <w:kern w:val="24"/>
              </w:rPr>
              <w:instrText>分析模型、波特五力模型、</w:instrText>
            </w:r>
            <w:r w:rsidR="00311724">
              <w:rPr>
                <w:rFonts w:hint="eastAsia"/>
                <w:kern w:val="24"/>
              </w:rPr>
              <w:instrText>SWOT</w:instrText>
            </w:r>
            <w:r w:rsidR="00311724">
              <w:rPr>
                <w:rFonts w:hint="eastAsia"/>
                <w:kern w:val="24"/>
              </w:rPr>
              <w:instrText>分析法等分析工具</w:instrText>
            </w:r>
            <w:r w:rsidR="00311724">
              <w:rPr>
                <w:rFonts w:hint="eastAsia"/>
                <w:kern w:val="24"/>
              </w:rPr>
              <w:instrText>,</w:instrText>
            </w:r>
            <w:r w:rsidR="00311724">
              <w:rPr>
                <w:rFonts w:hint="eastAsia"/>
                <w:kern w:val="24"/>
              </w:rPr>
              <w:instrText>对</w:instrText>
            </w:r>
            <w:r w:rsidR="00311724">
              <w:rPr>
                <w:rFonts w:hint="eastAsia"/>
                <w:kern w:val="24"/>
              </w:rPr>
              <w:instrText>A</w:instrText>
            </w:r>
            <w:r w:rsidR="00311724">
              <w:rPr>
                <w:rFonts w:hint="eastAsia"/>
                <w:kern w:val="24"/>
              </w:rPr>
              <w:instrText>品牌儿童智能手表营销宏观环境、行业环境和微观环境进行分析</w:instrText>
            </w:r>
            <w:r w:rsidR="00311724">
              <w:rPr>
                <w:rFonts w:hint="eastAsia"/>
                <w:kern w:val="24"/>
              </w:rPr>
              <w:instrText>,</w:instrText>
            </w:r>
            <w:r w:rsidR="00311724">
              <w:rPr>
                <w:rFonts w:hint="eastAsia"/>
                <w:kern w:val="24"/>
              </w:rPr>
              <w:instrText>利用</w:instrText>
            </w:r>
            <w:r w:rsidR="00311724">
              <w:rPr>
                <w:rFonts w:hint="eastAsia"/>
                <w:kern w:val="24"/>
              </w:rPr>
              <w:instrText>SWOT</w:instrText>
            </w:r>
            <w:r w:rsidR="00311724">
              <w:rPr>
                <w:rFonts w:hint="eastAsia"/>
                <w:kern w:val="24"/>
              </w:rPr>
              <w:instrText>分析其优劣势、机会及威胁等、通过实地调研发现营销策略存在的问题</w:instrText>
            </w:r>
            <w:r w:rsidR="00311724">
              <w:rPr>
                <w:rFonts w:hint="eastAsia"/>
                <w:kern w:val="24"/>
              </w:rPr>
              <w:instrText>,</w:instrText>
            </w:r>
            <w:r w:rsidR="00311724">
              <w:rPr>
                <w:rFonts w:hint="eastAsia"/>
                <w:kern w:val="24"/>
              </w:rPr>
              <w:instrText>并根据分析结果采用</w:instrText>
            </w:r>
            <w:r w:rsidR="00311724">
              <w:rPr>
                <w:rFonts w:hint="eastAsia"/>
                <w:kern w:val="24"/>
              </w:rPr>
              <w:instrText>STP</w:instrText>
            </w:r>
            <w:r w:rsidR="00311724">
              <w:rPr>
                <w:rFonts w:hint="eastAsia"/>
                <w:kern w:val="24"/>
              </w:rPr>
              <w:instrText>分析法</w:instrText>
            </w:r>
            <w:r w:rsidR="00311724">
              <w:rPr>
                <w:rFonts w:hint="eastAsia"/>
                <w:kern w:val="24"/>
              </w:rPr>
              <w:instrText>,</w:instrText>
            </w:r>
            <w:r w:rsidR="00311724">
              <w:rPr>
                <w:rFonts w:hint="eastAsia"/>
                <w:kern w:val="24"/>
              </w:rPr>
              <w:instrText>为</w:instrText>
            </w:r>
            <w:r w:rsidR="00311724">
              <w:rPr>
                <w:rFonts w:hint="eastAsia"/>
                <w:kern w:val="24"/>
              </w:rPr>
              <w:instrText>A</w:instrText>
            </w:r>
            <w:r w:rsidR="00311724">
              <w:rPr>
                <w:rFonts w:hint="eastAsia"/>
                <w:kern w:val="24"/>
              </w:rPr>
              <w:instrText>品牌儿童智能手表重新定位市场。最后</w:instrText>
            </w:r>
            <w:r w:rsidR="00311724">
              <w:rPr>
                <w:rFonts w:hint="eastAsia"/>
                <w:kern w:val="24"/>
              </w:rPr>
              <w:instrText>,</w:instrText>
            </w:r>
            <w:r w:rsidR="00311724">
              <w:rPr>
                <w:rFonts w:hint="eastAsia"/>
                <w:kern w:val="24"/>
              </w:rPr>
              <w:instrText>基于</w:instrText>
            </w:r>
            <w:r w:rsidR="00311724">
              <w:rPr>
                <w:rFonts w:hint="eastAsia"/>
                <w:kern w:val="24"/>
              </w:rPr>
              <w:instrText>7P</w:instrText>
            </w:r>
            <w:r w:rsidR="00311724">
              <w:rPr>
                <w:rFonts w:hint="eastAsia"/>
                <w:kern w:val="24"/>
              </w:rPr>
              <w:instrText>营销理论</w:instrText>
            </w:r>
            <w:r w:rsidR="00311724">
              <w:rPr>
                <w:rFonts w:hint="eastAsia"/>
                <w:kern w:val="24"/>
              </w:rPr>
              <w:instrText>,</w:instrText>
            </w:r>
            <w:r w:rsidR="00311724">
              <w:rPr>
                <w:rFonts w:hint="eastAsia"/>
                <w:kern w:val="24"/>
              </w:rPr>
              <w:instrText>考虑儿童、家长和教师的购买行为差异</w:instrText>
            </w:r>
            <w:r w:rsidR="00311724">
              <w:rPr>
                <w:rFonts w:hint="eastAsia"/>
                <w:kern w:val="24"/>
              </w:rPr>
              <w:instrText>,</w:instrText>
            </w:r>
            <w:r w:rsidR="00311724">
              <w:rPr>
                <w:rFonts w:hint="eastAsia"/>
                <w:kern w:val="24"/>
              </w:rPr>
              <w:instrText>制定了</w:instrText>
            </w:r>
            <w:r w:rsidR="00311724">
              <w:rPr>
                <w:rFonts w:hint="eastAsia"/>
                <w:kern w:val="24"/>
              </w:rPr>
              <w:instrText>A</w:instrText>
            </w:r>
            <w:r w:rsidR="00311724">
              <w:rPr>
                <w:rFonts w:hint="eastAsia"/>
                <w:kern w:val="24"/>
              </w:rPr>
              <w:instrText>品牌儿童智能手表的营销策略</w:instrText>
            </w:r>
            <w:r w:rsidR="00311724">
              <w:rPr>
                <w:rFonts w:hint="eastAsia"/>
                <w:kern w:val="24"/>
              </w:rPr>
              <w:instrText>,</w:instrText>
            </w:r>
            <w:r w:rsidR="00311724">
              <w:rPr>
                <w:rFonts w:hint="eastAsia"/>
                <w:kern w:val="24"/>
              </w:rPr>
              <w:instrText>并为策略实施提供建议。未来</w:instrText>
            </w:r>
            <w:r w:rsidR="00311724">
              <w:rPr>
                <w:rFonts w:hint="eastAsia"/>
                <w:kern w:val="24"/>
              </w:rPr>
              <w:instrText>,A</w:instrText>
            </w:r>
            <w:r w:rsidR="00311724">
              <w:rPr>
                <w:rFonts w:hint="eastAsia"/>
                <w:kern w:val="24"/>
              </w:rPr>
              <w:instrText>品牌儿童智能手表需要在理论与实践的结合下</w:instrText>
            </w:r>
            <w:r w:rsidR="00311724">
              <w:rPr>
                <w:rFonts w:hint="eastAsia"/>
                <w:kern w:val="24"/>
              </w:rPr>
              <w:instrText>,</w:instrText>
            </w:r>
            <w:r w:rsidR="00311724">
              <w:rPr>
                <w:rFonts w:hint="eastAsia"/>
                <w:kern w:val="24"/>
              </w:rPr>
              <w:instrText>不断在产品、价格、渠道、促销、人员、有形展示和过程等方面提升质量巩固品牌形象</w:instrText>
            </w:r>
            <w:r w:rsidR="00311724">
              <w:rPr>
                <w:rFonts w:hint="eastAsia"/>
                <w:kern w:val="24"/>
              </w:rPr>
              <w:instrText>,</w:instrText>
            </w:r>
            <w:r w:rsidR="00311724">
              <w:rPr>
                <w:rFonts w:hint="eastAsia"/>
                <w:kern w:val="24"/>
              </w:rPr>
              <w:instrText>推动</w:instrText>
            </w:r>
            <w:r w:rsidR="00311724">
              <w:rPr>
                <w:rFonts w:hint="eastAsia"/>
                <w:kern w:val="24"/>
              </w:rPr>
              <w:instrText>A</w:instrText>
            </w:r>
            <w:r w:rsidR="00311724">
              <w:rPr>
                <w:rFonts w:hint="eastAsia"/>
                <w:kern w:val="24"/>
              </w:rPr>
              <w:instrText>品牌儿童智能手表持续发展</w:instrText>
            </w:r>
            <w:r w:rsidR="00311724">
              <w:rPr>
                <w:rFonts w:hint="eastAsia"/>
                <w:kern w:val="24"/>
              </w:rPr>
              <w:instrText>,</w:instrText>
            </w:r>
            <w:r w:rsidR="00311724">
              <w:rPr>
                <w:rFonts w:hint="eastAsia"/>
                <w:kern w:val="24"/>
              </w:rPr>
              <w:instrText>可以为相关企业营销策略提供借鉴。</w:instrText>
            </w:r>
            <w:r w:rsidR="00311724">
              <w:rPr>
                <w:rFonts w:hint="eastAsia"/>
                <w:kern w:val="24"/>
              </w:rPr>
              <w:instrText>","genre":"</w:instrText>
            </w:r>
            <w:r w:rsidR="00311724">
              <w:rPr>
                <w:rFonts w:hint="eastAsia"/>
                <w:kern w:val="24"/>
              </w:rPr>
              <w:instrText>硕士学位论文</w:instrText>
            </w:r>
            <w:r w:rsidR="00311724">
              <w:rPr>
                <w:rFonts w:hint="eastAsia"/>
                <w:kern w:val="24"/>
              </w:rPr>
              <w:instrText xml:space="preserve">","language":"zh","note":"DOI: 10.27034/d.cnki.ggxiu.2023.000746\nmajor: </w:instrText>
            </w:r>
            <w:r w:rsidR="00311724">
              <w:rPr>
                <w:rFonts w:hint="eastAsia"/>
                <w:kern w:val="24"/>
              </w:rPr>
              <w:instrText>工商管理硕士（专业学位）</w:instrText>
            </w:r>
            <w:r w:rsidR="00311724">
              <w:rPr>
                <w:rFonts w:hint="eastAsia"/>
                <w:kern w:val="24"/>
              </w:rPr>
              <w:instrText xml:space="preserve">\ndownload: 403\nalbum: </w:instrText>
            </w:r>
            <w:r w:rsidR="00311724">
              <w:rPr>
                <w:rFonts w:hint="eastAsia"/>
                <w:kern w:val="24"/>
              </w:rPr>
              <w:instrText>经济与管理科学</w:instrText>
            </w:r>
            <w:r w:rsidR="00311724">
              <w:rPr>
                <w:rFonts w:hint="eastAsia"/>
                <w:kern w:val="24"/>
              </w:rPr>
              <w:instrText>\nCLC: F274;F426.6\ndbcode: CMFD\ndbname: CMFD202501\nfilename: 1023814257.nh","number-of-pages":"72","publisher":"</w:instrText>
            </w:r>
            <w:r w:rsidR="00311724">
              <w:rPr>
                <w:rFonts w:hint="eastAsia"/>
                <w:kern w:val="24"/>
              </w:rPr>
              <w:instrText>广西大学</w:instrText>
            </w:r>
            <w:r w:rsidR="00311724">
              <w:rPr>
                <w:rFonts w:hint="eastAsia"/>
                <w:kern w:val="24"/>
              </w:rPr>
              <w:instrText>","source":"CNKI","title":"</w:instrText>
            </w:r>
            <w:r w:rsidR="00311724">
              <w:rPr>
                <w:rFonts w:hint="eastAsia"/>
                <w:kern w:val="24"/>
              </w:rPr>
              <w:instrText>三维视角下</w:instrText>
            </w:r>
            <w:r w:rsidR="00311724">
              <w:rPr>
                <w:rFonts w:hint="eastAsia"/>
                <w:kern w:val="24"/>
              </w:rPr>
              <w:instrText>a</w:instrText>
            </w:r>
            <w:r w:rsidR="00311724">
              <w:rPr>
                <w:rFonts w:hint="eastAsia"/>
                <w:kern w:val="24"/>
              </w:rPr>
              <w:instrText>品牌儿童智能手表营销策略研究</w:instrText>
            </w:r>
            <w:r w:rsidR="00311724">
              <w:rPr>
                <w:rFonts w:hint="eastAsia"/>
                <w:kern w:val="24"/>
              </w:rPr>
              <w:instrText>","URL":"https://doi.org/10.27034/d.cnki.ggxiu.2023.000746","author":[{"literal":"</w:instrText>
            </w:r>
            <w:r w:rsidR="00311724">
              <w:rPr>
                <w:rFonts w:hint="eastAsia"/>
                <w:kern w:val="24"/>
              </w:rPr>
              <w:instrText>范依灵</w:instrText>
            </w:r>
            <w:r w:rsidR="00311724">
              <w:rPr>
                <w:rFonts w:hint="eastAsia"/>
                <w:kern w:val="24"/>
              </w:rPr>
              <w:instrText>"}],"contributor":[{"literal":"</w:instrText>
            </w:r>
            <w:r w:rsidR="00311724">
              <w:rPr>
                <w:rFonts w:hint="eastAsia"/>
                <w:kern w:val="24"/>
              </w:rPr>
              <w:instrText>韦荷琳</w:instrText>
            </w:r>
            <w:r w:rsidR="00311724">
              <w:rPr>
                <w:rFonts w:hint="eastAsia"/>
                <w:kern w:val="24"/>
              </w:rPr>
              <w:instrText>"},{"literal":"</w:instrText>
            </w:r>
            <w:r w:rsidR="00311724">
              <w:rPr>
                <w:rFonts w:hint="eastAsia"/>
                <w:kern w:val="24"/>
              </w:rPr>
              <w:instrText>余军红</w:instrText>
            </w:r>
            <w:r w:rsidR="00311724">
              <w:rPr>
                <w:rFonts w:hint="eastAsia"/>
                <w:kern w:val="24"/>
              </w:rPr>
              <w:instrText>"}],"accessed":{"date-parts":[["2025",4,13]]},"issued":{"date-parts":[["2025"]]}}}],"schema":"https://github.com/citation-style-language/schema/raw/master/csl-citation.json</w:instrText>
            </w:r>
            <w:r w:rsidR="00311724">
              <w:rPr>
                <w:kern w:val="24"/>
              </w:rPr>
              <w:instrText xml:space="preserve">"} </w:instrText>
            </w:r>
            <w:r w:rsidR="00BB5800">
              <w:rPr>
                <w:kern w:val="24"/>
              </w:rPr>
              <w:fldChar w:fldCharType="separate"/>
            </w:r>
            <w:r w:rsidR="00311724" w:rsidRPr="00311724">
              <w:rPr>
                <w:kern w:val="0"/>
                <w:vertAlign w:val="superscript"/>
              </w:rPr>
              <w:t>[12,13]</w:t>
            </w:r>
            <w:r w:rsidR="00BB5800">
              <w:rPr>
                <w:kern w:val="24"/>
              </w:rPr>
              <w:fldChar w:fldCharType="end"/>
            </w:r>
            <w:r w:rsidR="00BB5800">
              <w:rPr>
                <w:rFonts w:hint="eastAsia"/>
                <w:kern w:val="24"/>
              </w:rPr>
              <w:t>公司分别推出了智能手环、手表类的可穿戴产品。在国外，苹果、三星、佳明等</w:t>
            </w:r>
            <w:r w:rsidR="00BB5800">
              <w:rPr>
                <w:kern w:val="24"/>
              </w:rPr>
              <w:fldChar w:fldCharType="begin"/>
            </w:r>
            <w:r w:rsidR="00085FF1">
              <w:rPr>
                <w:kern w:val="24"/>
              </w:rPr>
              <w:instrText xml:space="preserve"> ADDIN ZOTERO_ITEM CSL_CITATION {"citationID":"F1CMQtV2","properties":{"formattedCitation":"\\super [14-16]\\nosupersub{}","plainCitation":"[14-16]","noteIndex":0},"citationItems":[{"id":349,"uris":["http://zotero.org/users/local/tvwA4kvy/items/AVSFAED5","http://zotero.org/users/16938336/items/AVSFAED5"],"itemData":{"id":349,"type":"article-journal","abstract":"Background: Consumer-wearable activity trackers are small electronic devices that record fitness and health-related measures.\nObjective: The purpose of this systematic review was to examine the validity and reliability of commercial wearables in measuring step count, heart rate, and energy expenditure.\nMethods: We identified devices to be included in the review. Database searches were conducted in PubMed, Embase, and SPORTDiscus, and only articles published in the English language up to May 2019 were considered. Studies were excluded if they did not identify the device used and if they did not examine the validity or reliability of the device. Studies involving the general population and all special populations were included. We operationalized validity as criterion validity (as compared with other measures) and construct validity (degree to which the device is measuring what it claims). Reliability measures focused on intradevice and interdevice reliability.\nResults: We included 158 publications examining nine different commercial wearable device brands. Fitbit was by far the most studied brand. In laboratory-based settings, Fitbit, Apple Watch, and Samsung appeared to measure steps accurately. Heart rate measurement was more variable, with Apple Watch and Garmin being the most accurate and Fitbit tending toward underestimation. For energy expenditure, no brand was accurate. We also examined validity between devices within a specific brand.\nConclusions: Commercial wearable devices are accurate for measuring steps and heart rate in laboratory-based settings, but this varies by the manufacturer and device type. Devices are constantly being upgraded and redesigned to new models, suggesting the need for more current reviews and research.","container-title":"JMIR mHealth and uHealth","DOI":"10.2196/18694","issue":"9","language":"en","license":"Unless stated otherwise, all articles are open-access distributed under the terms of the Creative Commons Attribution License (http://creativecommons.org/licenses/by/4.0/), which permits unrestricted use, distribution, and reproduction in any medium, provided the original work (\"first published in JMIR mHealth and uHealth...\") is properly cited with original URL and bibliographic citation information. The complete bibliographic information, a link to the original publication on http://mhealth.jmir.org/, as well as this copyright and license information must be included.","note":"Company: JMIR mHealth and uHealth\nDistributor: JMIR mHealth and uHealth\nInstitution: JMIR mHealth and uHealth\nLabel: JMIR mHealth and uHealth\npublisher: JMIR Publications Inc., Toronto, Canada","page":"e18694","source":"mhealth.jmir.org","title":"Reliability and validity of commercially available wearable devices for measuring steps, energy expenditure, and heart rate: Systematic review","title-short":"Reliability and Validity of Commercially Available Wearable Devices for Measuring Steps, Energy Expenditure, and Heart Rate","volume":"8","author":[{"family":"Fuller","given":"Daniel"},{"family":"Colwell","given":"Emily"},{"family":"Low","given":"Jonathan"},{"family":"Orychock","given":"Kassia"},{"family":"Tobin","given":"Melissa Ann"},{"family":"Simango","given":"Bo"},{"family":"Buote","given":"Richard"},{"family":"Heerden","given":"Desiree Van"},{"family":"Luan","given":"Hui"},{"family":"Cullen","given":"Kimberley"},{"family":"Slade","given":"Logan"},{"family":"Taylor","given":"Nathan G. A."}],"issued":{"date-parts":[["2020",9,8]]}}},{"id":352,"uris":["http://zotero.org/users/local/tvwA4kvy/items/UL8W3P2V","http://zotero.org/users/16938336/items/UL8W3P2V"],"itemData":{"id":352,"type":"webpage","language":"en","title":"Usability Study of Mainstream Wearable Fitness Devices: Feature Analysis and System Usability Scale Evaluation","author":[{"literal":"Liang Jun"},{"literal":"Xian Deqiang"},{"literal":"Liu Xingyu"}],"accessed":{"date-parts":[["2025",4,13]]}}},{"id":353,"uris":["http://zotero.org/users/local/tvwA4kvy/items/EBXDZ73M","http://zotero.org/users/16938336/items/EBXDZ73M"],"itemData":{"id":353,"type":"webpage","language":"en","title":"Tech giants, armed with wearables data, are entrenching in health research | nature medicine","author":[{"literal":"Marcus A. Banks"}],"accessed":{"date-parts":[["2025",4,13]]}}}],"schema":"https://github.com/citation-style-language/schema/raw/master/csl-citation.json"} </w:instrText>
            </w:r>
            <w:r w:rsidR="00BB5800">
              <w:rPr>
                <w:kern w:val="24"/>
              </w:rPr>
              <w:fldChar w:fldCharType="separate"/>
            </w:r>
            <w:r w:rsidR="00311724" w:rsidRPr="00311724">
              <w:rPr>
                <w:kern w:val="0"/>
                <w:vertAlign w:val="superscript"/>
              </w:rPr>
              <w:t>[14-16]</w:t>
            </w:r>
            <w:r w:rsidR="00BB5800">
              <w:rPr>
                <w:kern w:val="24"/>
              </w:rPr>
              <w:fldChar w:fldCharType="end"/>
            </w:r>
            <w:r w:rsidR="00BB5800">
              <w:rPr>
                <w:rFonts w:hint="eastAsia"/>
                <w:kern w:val="24"/>
              </w:rPr>
              <w:t>公司激烈竞争。</w:t>
            </w:r>
          </w:p>
          <w:p w14:paraId="617F9F02" w14:textId="6FA2A5BB" w:rsidR="00A55E75" w:rsidRDefault="007A3921" w:rsidP="00BB5800">
            <w:pPr>
              <w:ind w:firstLine="480"/>
              <w:rPr>
                <w:kern w:val="24"/>
              </w:rPr>
            </w:pPr>
            <w:ins w:id="4" w:author="PC" w:date="2025-04-23T16:17:00Z">
              <w:r>
                <w:rPr>
                  <w:rFonts w:hint="eastAsia"/>
                  <w:kern w:val="24"/>
                </w:rPr>
                <w:t>在工效学领域</w:t>
              </w:r>
            </w:ins>
            <w:del w:id="5" w:author="PC" w:date="2025-04-23T16:17:00Z">
              <w:r w:rsidR="005A2172" w:rsidRPr="00DF55BB" w:rsidDel="007A3921">
                <w:rPr>
                  <w:rFonts w:hint="eastAsia"/>
                  <w:kern w:val="24"/>
                </w:rPr>
                <w:delText>在新时代背景下，促进人民健康是我国社会全面发展的重要标志。国家推动建设“健康中国”计划，强调国民健康，基础民生保障制度持续完善，从政策层面为民众健康筑牢根基</w:delText>
              </w:r>
              <w:r w:rsidR="005A2172" w:rsidDel="007A3921">
                <w:rPr>
                  <w:kern w:val="24"/>
                </w:rPr>
                <w:fldChar w:fldCharType="begin"/>
              </w:r>
              <w:r w:rsidR="00D03701" w:rsidDel="007A3921">
                <w:rPr>
                  <w:kern w:val="24"/>
                </w:rPr>
                <w:delInstrText xml:space="preserve"> ADDIN ZOTERO_ITEM CSL_CITATION {"citationID":"MmXF5pjr","properties":{"formattedCitation":"\\super [16]\\nosupersub{}","plainCitation":"[16]","noteIndex":0},"citationItems":[{"id":326,"uris":["http://zotero.org/users/local/tvwA4kvy/items/CVY93AR5","http:</w:delInstrText>
              </w:r>
              <w:r w:rsidR="00D03701" w:rsidDel="007A3921">
                <w:rPr>
                  <w:rFonts w:hint="eastAsia"/>
                  <w:kern w:val="24"/>
                </w:rPr>
                <w:delInstrText>//zotero.org/users/16938336/items/CVY93AR5"],"itemData":{"id":326,"type":"paper-conference","abstract":"</w:delInstrText>
              </w:r>
              <w:r w:rsidR="00D03701" w:rsidDel="007A3921">
                <w:rPr>
                  <w:rFonts w:hint="eastAsia"/>
                  <w:kern w:val="24"/>
                </w:rPr>
                <w:delInstrText>研究目的</w:delInstrText>
              </w:r>
              <w:r w:rsidR="00D03701" w:rsidDel="007A3921">
                <w:rPr>
                  <w:rFonts w:hint="eastAsia"/>
                  <w:kern w:val="24"/>
                </w:rPr>
                <w:delInstrText>:</w:delInstrText>
              </w:r>
              <w:r w:rsidR="00D03701" w:rsidDel="007A3921">
                <w:rPr>
                  <w:rFonts w:hint="eastAsia"/>
                  <w:kern w:val="24"/>
                </w:rPr>
                <w:delInstrText>二十大中指出推动健康中国建设</w:delInstrText>
              </w:r>
              <w:r w:rsidR="00D03701" w:rsidDel="007A3921">
                <w:rPr>
                  <w:rFonts w:hint="eastAsia"/>
                  <w:kern w:val="24"/>
                </w:rPr>
                <w:delInstrText>,</w:delInstrText>
              </w:r>
              <w:r w:rsidR="00D03701" w:rsidDel="007A3921">
                <w:rPr>
                  <w:rFonts w:hint="eastAsia"/>
                  <w:kern w:val="24"/>
                </w:rPr>
                <w:delInstrText>把保障人民健康放在优先发展的战略地位。全民健身是实现全民健康的重要手段和路径</w:delInstrText>
              </w:r>
              <w:r w:rsidR="00D03701" w:rsidDel="007A3921">
                <w:rPr>
                  <w:rFonts w:hint="eastAsia"/>
                  <w:kern w:val="24"/>
                </w:rPr>
                <w:delInstrText>,</w:delInstrText>
              </w:r>
              <w:r w:rsidR="00D03701" w:rsidDel="007A3921">
                <w:rPr>
                  <w:rFonts w:hint="eastAsia"/>
                  <w:kern w:val="24"/>
                </w:rPr>
                <w:delInstrText>全民健康是全民健身的最终目标。《</w:delInstrText>
              </w:r>
              <w:r w:rsidR="00D03701" w:rsidDel="007A3921">
                <w:rPr>
                  <w:rFonts w:hint="eastAsia"/>
                  <w:kern w:val="24"/>
                </w:rPr>
                <w:delInstrText>\"</w:delInstrText>
              </w:r>
              <w:r w:rsidR="00D03701" w:rsidDel="007A3921">
                <w:rPr>
                  <w:rFonts w:hint="eastAsia"/>
                  <w:kern w:val="24"/>
                </w:rPr>
                <w:delInstrText>十四五</w:delInstrText>
              </w:r>
              <w:r w:rsidR="00D03701" w:rsidDel="007A3921">
                <w:rPr>
                  <w:rFonts w:hint="eastAsia"/>
                  <w:kern w:val="24"/>
                </w:rPr>
                <w:delInstrText>\"</w:delInstrText>
              </w:r>
              <w:r w:rsidR="00D03701" w:rsidDel="007A3921">
                <w:rPr>
                  <w:rFonts w:hint="eastAsia"/>
                  <w:kern w:val="24"/>
                </w:rPr>
                <w:delInstrText>国民健康规划》倡导主动健康理念</w:delInstrText>
              </w:r>
              <w:r w:rsidR="00D03701" w:rsidDel="007A3921">
                <w:rPr>
                  <w:rFonts w:hint="eastAsia"/>
                  <w:kern w:val="24"/>
                </w:rPr>
                <w:delInstrText>,</w:delInstrText>
              </w:r>
              <w:r w:rsidR="00D03701" w:rsidDel="007A3921">
                <w:rPr>
                  <w:rFonts w:hint="eastAsia"/>
                  <w:kern w:val="24"/>
                </w:rPr>
                <w:delInstrText>普及运动促进健康知识。实现全民健身与全民健康深度融合是建设健康中国的关键因素</w:delInstrText>
              </w:r>
              <w:r w:rsidR="00D03701" w:rsidDel="007A3921">
                <w:rPr>
                  <w:rFonts w:hint="eastAsia"/>
                  <w:kern w:val="24"/>
                </w:rPr>
                <w:delInstrText>,</w:delInstrText>
              </w:r>
              <w:r w:rsidR="00D03701" w:rsidDel="007A3921">
                <w:rPr>
                  <w:rFonts w:hint="eastAsia"/>
                  <w:kern w:val="24"/>
                </w:rPr>
                <w:delInstrText>主动健康是实现全民健身、促进全民健康、践行健康中国的重要举措。现阶段全民健身与全民健康融合发展不平衡、不充分</w:delInstrText>
              </w:r>
              <w:r w:rsidR="00D03701" w:rsidDel="007A3921">
                <w:rPr>
                  <w:rFonts w:hint="eastAsia"/>
                  <w:kern w:val="24"/>
                </w:rPr>
                <w:delInstrText>,</w:delInstrText>
              </w:r>
              <w:r w:rsidR="00D03701" w:rsidDel="007A3921">
                <w:rPr>
                  <w:rFonts w:hint="eastAsia"/>
                  <w:kern w:val="24"/>
                </w:rPr>
                <w:delInstrText>主动健康理念缺乏</w:delInstrText>
              </w:r>
              <w:r w:rsidR="00D03701" w:rsidDel="007A3921">
                <w:rPr>
                  <w:rFonts w:hint="eastAsia"/>
                  <w:kern w:val="24"/>
                </w:rPr>
                <w:delInstrText>,</w:delInstrText>
              </w:r>
              <w:r w:rsidR="00D03701" w:rsidDel="007A3921">
                <w:rPr>
                  <w:rFonts w:hint="eastAsia"/>
                  <w:kern w:val="24"/>
                </w:rPr>
                <w:delInstrText>健康素养亟待提升。本研究对主动健康理念下全民健身与全民健康融合的内涵展开讨论</w:delInstrText>
              </w:r>
              <w:r w:rsidR="00D03701" w:rsidDel="007A3921">
                <w:rPr>
                  <w:rFonts w:hint="eastAsia"/>
                  <w:kern w:val="24"/>
                </w:rPr>
                <w:delInstrText>,</w:delInstrText>
              </w:r>
              <w:r w:rsidR="00D03701" w:rsidDel="007A3921">
                <w:rPr>
                  <w:rFonts w:hint="eastAsia"/>
                  <w:kern w:val="24"/>
                </w:rPr>
                <w:delInstrText>深入分析二者融合的现实困境</w:delInstrText>
              </w:r>
              <w:r w:rsidR="00D03701" w:rsidDel="007A3921">
                <w:rPr>
                  <w:rFonts w:hint="eastAsia"/>
                  <w:kern w:val="24"/>
                </w:rPr>
                <w:delInstrText>,</w:delInstrText>
              </w:r>
              <w:r w:rsidR="00D03701" w:rsidDel="007A3921">
                <w:rPr>
                  <w:rFonts w:hint="eastAsia"/>
                  <w:kern w:val="24"/>
                </w:rPr>
                <w:delInstrText>并指出主动健康理念下二者深度融合的发展路径</w:delInstrText>
              </w:r>
              <w:r w:rsidR="00D03701" w:rsidDel="007A3921">
                <w:rPr>
                  <w:rFonts w:hint="eastAsia"/>
                  <w:kern w:val="24"/>
                </w:rPr>
                <w:delInstrText>,</w:delInstrText>
              </w:r>
              <w:r w:rsidR="00D03701" w:rsidDel="007A3921">
                <w:rPr>
                  <w:rFonts w:hint="eastAsia"/>
                  <w:kern w:val="24"/>
                </w:rPr>
                <w:delInstrText>为全面提升全民健康素养及实现</w:delInstrText>
              </w:r>
              <w:r w:rsidR="00D03701" w:rsidDel="007A3921">
                <w:rPr>
                  <w:rFonts w:hint="eastAsia"/>
                  <w:kern w:val="24"/>
                </w:rPr>
                <w:delInstrText>\"</w:delInstrText>
              </w:r>
              <w:r w:rsidR="00D03701" w:rsidDel="007A3921">
                <w:rPr>
                  <w:rFonts w:hint="eastAsia"/>
                  <w:kern w:val="24"/>
                </w:rPr>
                <w:delInstrText>健康中国</w:delInstrText>
              </w:r>
              <w:r w:rsidR="00D03701" w:rsidDel="007A3921">
                <w:rPr>
                  <w:rFonts w:hint="eastAsia"/>
                  <w:kern w:val="24"/>
                </w:rPr>
                <w:delInstrText>\"</w:delInstrText>
              </w:r>
              <w:r w:rsidR="00D03701" w:rsidDel="007A3921">
                <w:rPr>
                  <w:rFonts w:hint="eastAsia"/>
                  <w:kern w:val="24"/>
                </w:rPr>
                <w:delInstrText>目标提供有力保障。研究方法</w:delInstrText>
              </w:r>
              <w:r w:rsidR="00D03701" w:rsidDel="007A3921">
                <w:rPr>
                  <w:rFonts w:hint="eastAsia"/>
                  <w:kern w:val="24"/>
                </w:rPr>
                <w:delInstrText>:</w:delInstrText>
              </w:r>
              <w:r w:rsidR="00D03701" w:rsidDel="007A3921">
                <w:rPr>
                  <w:rFonts w:hint="eastAsia"/>
                  <w:kern w:val="24"/>
                </w:rPr>
                <w:delInstrText>本研究主要运用文献资料法、访谈法、逻辑分析法等方法。研究结果</w:delInstrText>
              </w:r>
              <w:r w:rsidR="00D03701" w:rsidDel="007A3921">
                <w:rPr>
                  <w:rFonts w:hint="eastAsia"/>
                  <w:kern w:val="24"/>
                </w:rPr>
                <w:delInstrText>:(1)</w:delInstrText>
              </w:r>
              <w:r w:rsidR="00D03701" w:rsidDel="007A3921">
                <w:rPr>
                  <w:rFonts w:hint="eastAsia"/>
                  <w:kern w:val="24"/>
                </w:rPr>
                <w:delInstrText>主动健康理念下全民健身与全民健康融合的内涵。第一</w:delInstrText>
              </w:r>
              <w:r w:rsidR="00D03701" w:rsidDel="007A3921">
                <w:rPr>
                  <w:rFonts w:hint="eastAsia"/>
                  <w:kern w:val="24"/>
                </w:rPr>
                <w:delInstrText>,</w:delInstrText>
              </w:r>
              <w:r w:rsidR="00D03701" w:rsidDel="007A3921">
                <w:rPr>
                  <w:rFonts w:hint="eastAsia"/>
                  <w:kern w:val="24"/>
                </w:rPr>
                <w:delInstrText>全民健身旨在提高国民身体素质健康水平、鼓励积极健身</w:delInstrText>
              </w:r>
              <w:r w:rsidR="00D03701" w:rsidDel="007A3921">
                <w:rPr>
                  <w:rFonts w:hint="eastAsia"/>
                  <w:kern w:val="24"/>
                </w:rPr>
                <w:delInstrText>;</w:delInstrText>
              </w:r>
              <w:r w:rsidR="00D03701" w:rsidDel="007A3921">
                <w:rPr>
                  <w:rFonts w:hint="eastAsia"/>
                  <w:kern w:val="24"/>
                </w:rPr>
                <w:delInstrText>全民健康指全国人民在身体、心理、精神、道德和社会适应等方面达到健康水平。第二</w:delInstrText>
              </w:r>
              <w:r w:rsidR="00D03701" w:rsidDel="007A3921">
                <w:rPr>
                  <w:rFonts w:hint="eastAsia"/>
                  <w:kern w:val="24"/>
                </w:rPr>
                <w:delInstrText>,</w:delInstrText>
              </w:r>
              <w:r w:rsidR="00D03701" w:rsidDel="007A3921">
                <w:rPr>
                  <w:rFonts w:hint="eastAsia"/>
                  <w:kern w:val="24"/>
                </w:rPr>
                <w:delInstrText>主动健康理念是围绕《</w:delInstrText>
              </w:r>
              <w:r w:rsidR="00D03701" w:rsidDel="007A3921">
                <w:rPr>
                  <w:rFonts w:hint="eastAsia"/>
                  <w:kern w:val="24"/>
                </w:rPr>
                <w:delInstrText>\"</w:delInstrText>
              </w:r>
              <w:r w:rsidR="00D03701" w:rsidDel="007A3921">
                <w:rPr>
                  <w:rFonts w:hint="eastAsia"/>
                  <w:kern w:val="24"/>
                </w:rPr>
                <w:delInstrText>健康中国</w:delInstrText>
              </w:r>
              <w:r w:rsidR="00D03701" w:rsidDel="007A3921">
                <w:rPr>
                  <w:rFonts w:hint="eastAsia"/>
                  <w:kern w:val="24"/>
                </w:rPr>
                <w:delInstrText>2030\"</w:delInstrText>
              </w:r>
              <w:r w:rsidR="00D03701" w:rsidDel="007A3921">
                <w:rPr>
                  <w:rFonts w:hint="eastAsia"/>
                  <w:kern w:val="24"/>
                </w:rPr>
                <w:delInstrText>规划纲要》中从</w:delInstrText>
              </w:r>
              <w:r w:rsidR="00D03701" w:rsidDel="007A3921">
                <w:rPr>
                  <w:rFonts w:hint="eastAsia"/>
                  <w:kern w:val="24"/>
                </w:rPr>
                <w:delInstrText>\"</w:delInstrText>
              </w:r>
              <w:r w:rsidR="00D03701" w:rsidDel="007A3921">
                <w:rPr>
                  <w:rFonts w:hint="eastAsia"/>
                  <w:kern w:val="24"/>
                </w:rPr>
                <w:delInstrText>治病为中心</w:delInstrText>
              </w:r>
              <w:r w:rsidR="00D03701" w:rsidDel="007A3921">
                <w:rPr>
                  <w:rFonts w:hint="eastAsia"/>
                  <w:kern w:val="24"/>
                </w:rPr>
                <w:delInstrText>\"</w:delInstrText>
              </w:r>
              <w:r w:rsidR="00D03701" w:rsidDel="007A3921">
                <w:rPr>
                  <w:rFonts w:hint="eastAsia"/>
                  <w:kern w:val="24"/>
                </w:rPr>
                <w:delInstrText>向</w:delInstrText>
              </w:r>
              <w:r w:rsidR="00D03701" w:rsidDel="007A3921">
                <w:rPr>
                  <w:rFonts w:hint="eastAsia"/>
                  <w:kern w:val="24"/>
                </w:rPr>
                <w:delInstrText>\"</w:delInstrText>
              </w:r>
              <w:r w:rsidR="00D03701" w:rsidDel="007A3921">
                <w:rPr>
                  <w:rFonts w:hint="eastAsia"/>
                  <w:kern w:val="24"/>
                </w:rPr>
                <w:delInstrText>以人民健康为中心</w:delInstrText>
              </w:r>
              <w:r w:rsidR="00D03701" w:rsidDel="007A3921">
                <w:rPr>
                  <w:rFonts w:hint="eastAsia"/>
                  <w:kern w:val="24"/>
                </w:rPr>
                <w:delInstrText>\"</w:delInstrText>
              </w:r>
              <w:r w:rsidR="00D03701" w:rsidDel="007A3921">
                <w:rPr>
                  <w:rFonts w:hint="eastAsia"/>
                  <w:kern w:val="24"/>
                </w:rPr>
                <w:delInstrText>的目标转变提出</w:delInstrText>
              </w:r>
              <w:r w:rsidR="00D03701" w:rsidDel="007A3921">
                <w:rPr>
                  <w:rFonts w:hint="eastAsia"/>
                  <w:kern w:val="24"/>
                </w:rPr>
                <w:delInstrText>,</w:delInstrText>
              </w:r>
              <w:r w:rsidR="00D03701" w:rsidDel="007A3921">
                <w:rPr>
                  <w:rFonts w:hint="eastAsia"/>
                  <w:kern w:val="24"/>
                </w:rPr>
                <w:delInstrText>强调人们在保持自身健康中的主观能</w:delInstrText>
              </w:r>
              <w:r w:rsidR="00D03701" w:rsidDel="007A3921">
                <w:rPr>
                  <w:rFonts w:hint="eastAsia"/>
                  <w:kern w:val="24"/>
                </w:rPr>
                <w:delInstrText xml:space="preserve">... </w:delInstrText>
              </w:r>
              <w:r w:rsidR="00D03701" w:rsidDel="007A3921">
                <w:rPr>
                  <w:rFonts w:hint="eastAsia"/>
                  <w:kern w:val="24"/>
                </w:rPr>
                <w:delInstrText>更多</w:delInstrText>
              </w:r>
              <w:r w:rsidR="00D03701" w:rsidDel="007A3921">
                <w:rPr>
                  <w:rFonts w:hint="eastAsia"/>
                  <w:kern w:val="24"/>
                </w:rPr>
                <w:delInstrText xml:space="preserve"> </w:delInstrText>
              </w:r>
              <w:r w:rsidR="00D03701" w:rsidDel="007A3921">
                <w:rPr>
                  <w:rFonts w:hint="eastAsia"/>
                  <w:kern w:val="24"/>
                </w:rPr>
                <w:delInstrText>还原</w:delInstrText>
              </w:r>
              <w:r w:rsidR="00D03701" w:rsidDel="007A3921">
                <w:rPr>
                  <w:rFonts w:hint="eastAsia"/>
                  <w:kern w:val="24"/>
                </w:rPr>
                <w:delInstrText xml:space="preserve"> AbstractFilter('ChDivSummary', 'ChDivSummaryMore', 'ChDivSummaryReset');","DOI":"10.26914/c.cnkihy.2024.067055","event-place":"</w:delInstrText>
              </w:r>
              <w:r w:rsidR="00D03701" w:rsidDel="007A3921">
                <w:rPr>
                  <w:rFonts w:hint="eastAsia"/>
                  <w:kern w:val="24"/>
                </w:rPr>
                <w:delInstrText>中国北京</w:delInstrText>
              </w:r>
              <w:r w:rsidR="00D03701" w:rsidDel="007A3921">
                <w:rPr>
                  <w:rFonts w:hint="eastAsia"/>
                  <w:kern w:val="24"/>
                </w:rPr>
                <w:delInstrText>","event-title":"</w:delInstrText>
              </w:r>
              <w:r w:rsidR="00D03701" w:rsidDel="007A3921">
                <w:rPr>
                  <w:rFonts w:hint="eastAsia"/>
                  <w:kern w:val="24"/>
                </w:rPr>
                <w:delInstrText>第五届全民健身科学大会</w:delInstrText>
              </w:r>
              <w:r w:rsidR="00D03701" w:rsidDel="007A3921">
                <w:rPr>
                  <w:rFonts w:hint="eastAsia"/>
                  <w:kern w:val="24"/>
                </w:rPr>
                <w:delInstrText xml:space="preserve">","language":"zh","note":"download: 1\nalbum: </w:delInstrText>
              </w:r>
              <w:r w:rsidR="00D03701" w:rsidDel="007A3921">
                <w:rPr>
                  <w:rFonts w:hint="eastAsia"/>
                  <w:kern w:val="24"/>
                </w:rPr>
                <w:delInstrText>工程科技Ⅰ辑</w:delInstrText>
              </w:r>
              <w:r w:rsidR="00D03701" w:rsidDel="007A3921">
                <w:rPr>
                  <w:rFonts w:hint="eastAsia"/>
                  <w:kern w:val="24"/>
                </w:rPr>
                <w:delInstrText>;</w:delInstrText>
              </w:r>
              <w:r w:rsidR="00D03701" w:rsidDel="007A3921">
                <w:rPr>
                  <w:rFonts w:hint="eastAsia"/>
                  <w:kern w:val="24"/>
                </w:rPr>
                <w:delInstrText>医药卫生科技</w:delInstrText>
              </w:r>
              <w:r w:rsidR="00D03701" w:rsidDel="007A3921">
                <w:rPr>
                  <w:rFonts w:hint="eastAsia"/>
                  <w:kern w:val="24"/>
                </w:rPr>
                <w:delInstrText>;</w:delInstrText>
              </w:r>
              <w:r w:rsidR="00D03701" w:rsidDel="007A3921">
                <w:rPr>
                  <w:rFonts w:hint="eastAsia"/>
                  <w:kern w:val="24"/>
                </w:rPr>
                <w:delInstrText>社会科学Ⅱ辑</w:delInstrText>
              </w:r>
              <w:r w:rsidR="00D03701" w:rsidDel="007A3921">
                <w:rPr>
                  <w:rFonts w:hint="eastAsia"/>
                  <w:kern w:val="24"/>
                </w:rPr>
                <w:delInstrText>\nCLC: G812.4;R161.1\ndbcode: CPFD\ndbname: CPFDTEMP\nfilename: ZGTK202411006086","page":"173-174","publisher-place":"</w:delInstrText>
              </w:r>
              <w:r w:rsidR="00D03701" w:rsidDel="007A3921">
                <w:rPr>
                  <w:rFonts w:hint="eastAsia"/>
                  <w:kern w:val="24"/>
                </w:rPr>
                <w:delInstrText>中国北京</w:delInstrText>
              </w:r>
              <w:r w:rsidR="00D03701" w:rsidDel="007A3921">
                <w:rPr>
                  <w:rFonts w:hint="eastAsia"/>
                  <w:kern w:val="24"/>
                </w:rPr>
                <w:delInstrText>","source":"CNKI","title":"</w:delInstrText>
              </w:r>
              <w:r w:rsidR="00D03701" w:rsidDel="007A3921">
                <w:rPr>
                  <w:rFonts w:hint="eastAsia"/>
                  <w:kern w:val="24"/>
                </w:rPr>
                <w:delInstrText>主动健康理念下全民健身与全民健康融合发展路径</w:delInstrText>
              </w:r>
              <w:r w:rsidR="00D03701" w:rsidDel="007A3921">
                <w:rPr>
                  <w:rFonts w:hint="eastAsia"/>
                  <w:kern w:val="24"/>
                </w:rPr>
                <w:delInstrText>","URL":"https://doi.org/10.26914/c.cnkihy.2024.067055","author":[{"literal":"</w:delInstrText>
              </w:r>
              <w:r w:rsidR="00D03701" w:rsidDel="007A3921">
                <w:rPr>
                  <w:rFonts w:hint="eastAsia"/>
                  <w:kern w:val="24"/>
                </w:rPr>
                <w:delInstrText>翟一冉</w:delInstrText>
              </w:r>
              <w:r w:rsidR="00D03701" w:rsidDel="007A3921">
                <w:rPr>
                  <w:rFonts w:hint="eastAsia"/>
                  <w:kern w:val="24"/>
                </w:rPr>
                <w:delInstrText>"},{"literal":"</w:delInstrText>
              </w:r>
              <w:r w:rsidR="00D03701" w:rsidDel="007A3921">
                <w:rPr>
                  <w:rFonts w:hint="eastAsia"/>
                  <w:kern w:val="24"/>
                </w:rPr>
                <w:delInstrText>赵丽娜</w:delInstrText>
              </w:r>
              <w:r w:rsidR="00D03701" w:rsidDel="007A3921">
                <w:rPr>
                  <w:rFonts w:hint="eastAsia"/>
                  <w:kern w:val="24"/>
                </w:rPr>
                <w:delInstrText>"}],"accessed":{"date-parts":[["2025",4,12]]},"issued":{"date-parts":[["2024",11,2]]}}}],"schema":"https://github.com/citation-style-language/schema/raw/ma</w:delInstrText>
              </w:r>
              <w:r w:rsidR="00D03701" w:rsidDel="007A3921">
                <w:rPr>
                  <w:kern w:val="24"/>
                </w:rPr>
                <w:delInstrText xml:space="preserve">ster/csl-citation.json"} </w:delInstrText>
              </w:r>
              <w:r w:rsidR="005A2172" w:rsidDel="007A3921">
                <w:rPr>
                  <w:kern w:val="24"/>
                </w:rPr>
                <w:fldChar w:fldCharType="separate"/>
              </w:r>
              <w:r w:rsidR="00D03701" w:rsidRPr="00D03701" w:rsidDel="007A3921">
                <w:rPr>
                  <w:kern w:val="0"/>
                  <w:vertAlign w:val="superscript"/>
                </w:rPr>
                <w:delText>[16]</w:delText>
              </w:r>
              <w:r w:rsidR="005A2172" w:rsidDel="007A3921">
                <w:rPr>
                  <w:kern w:val="24"/>
                </w:rPr>
                <w:fldChar w:fldCharType="end"/>
              </w:r>
              <w:r w:rsidR="005A2172" w:rsidRPr="00E6310B" w:rsidDel="007A3921">
                <w:rPr>
                  <w:kern w:val="24"/>
                </w:rPr>
                <w:delText>。</w:delText>
              </w:r>
              <w:r w:rsidR="005A2172" w:rsidRPr="00DF55BB" w:rsidDel="007A3921">
                <w:rPr>
                  <w:rFonts w:hint="eastAsia"/>
                  <w:kern w:val="24"/>
                </w:rPr>
                <w:delText>相比于去医院体检，</w:delText>
              </w:r>
              <w:r w:rsidR="005A2172" w:rsidRPr="00E6310B" w:rsidDel="007A3921">
                <w:rPr>
                  <w:kern w:val="24"/>
                </w:rPr>
                <w:delText>通过智能可穿戴设备监测身体健康更加省时和便捷</w:delText>
              </w:r>
              <w:r w:rsidR="005A2172" w:rsidDel="007A3921">
                <w:rPr>
                  <w:kern w:val="24"/>
                </w:rPr>
                <w:fldChar w:fldCharType="begin"/>
              </w:r>
              <w:r w:rsidR="00D03701" w:rsidDel="007A3921">
                <w:rPr>
                  <w:kern w:val="24"/>
                </w:rPr>
                <w:delInstrText xml:space="preserve"> ADDIN ZOTERO_ITEM CSL_CITATION {"citationID":"4rqhmrWe","properties":{"formattedCitation":"\\super [17]\\nosupersub{}","plainCitation":"[17]","noteIndex":0},"citationItems":[{"id":350,"uris":["http://zotero.org/users/local/tvwA4kvy/items/LGZ86JTZ","http://zotero.org/users/16938336/items/LGZ86JTZ"],"itemData":{"id":350,"type":"article-journal","abstract":"This article examined factors associated with the adoption of smart wearable devices. More specifically, this research explored the contributing and inhibiting factors that influence the adoption o...","archive_location":"world","container-title":"International Journal of Human–Computer Interaction","ISSN":"1044-7318","language":"en","license":"© 2017 Taylor &amp; Francis Group, LLC","note":"publisher: Taylor &amp; Francis","source":"www.tandfonline.com","title":"Factors influencing the adoption of smart wearable devices","URL":"https://www.tandfonline.com/doi/abs/10.1080/10447318.2017.1357902","author":[{"family":"Adapa","given":"Apurva"},{"family":"Nah","given":"Fiona Fui-Hoon"},{"family":"Hall","given":"Richard H."},{"family":"Siau","given":"Keng"},{"family":"Smith","given":"Samuel N."}],"accessed":{"date-parts":[["2025",4,12]]},"issued":{"date-parts":[["2018",5,4]]}}}],"schema":"https://github.com/citation-style-language/schema/raw/master/csl-citation.json"} </w:delInstrText>
              </w:r>
              <w:r w:rsidR="005A2172" w:rsidDel="007A3921">
                <w:rPr>
                  <w:kern w:val="24"/>
                </w:rPr>
                <w:fldChar w:fldCharType="separate"/>
              </w:r>
              <w:r w:rsidR="00D03701" w:rsidRPr="00D03701" w:rsidDel="007A3921">
                <w:rPr>
                  <w:kern w:val="0"/>
                  <w:vertAlign w:val="superscript"/>
                </w:rPr>
                <w:delText>[17]</w:delText>
              </w:r>
              <w:r w:rsidR="005A2172" w:rsidDel="007A3921">
                <w:rPr>
                  <w:kern w:val="24"/>
                </w:rPr>
                <w:fldChar w:fldCharType="end"/>
              </w:r>
              <w:r w:rsidR="005A2172" w:rsidRPr="00E6310B" w:rsidDel="007A3921">
                <w:rPr>
                  <w:kern w:val="24"/>
                </w:rPr>
                <w:delText>，实时性更高，</w:delText>
              </w:r>
              <w:r w:rsidR="005A2172" w:rsidDel="007A3921">
                <w:rPr>
                  <w:rFonts w:hint="eastAsia"/>
                  <w:kern w:val="24"/>
                </w:rPr>
                <w:delText>可以监测的时间范围变长，</w:delText>
              </w:r>
              <w:r w:rsidR="005A2172" w:rsidRPr="00E6310B" w:rsidDel="007A3921">
                <w:rPr>
                  <w:kern w:val="24"/>
                </w:rPr>
                <w:delText>因此更</w:delText>
              </w:r>
              <w:r w:rsidR="005A2172" w:rsidDel="007A3921">
                <w:rPr>
                  <w:rFonts w:hint="eastAsia"/>
                  <w:kern w:val="24"/>
                </w:rPr>
                <w:delText>受到</w:delText>
              </w:r>
              <w:r w:rsidR="005A2172" w:rsidRPr="00E6310B" w:rsidDel="007A3921">
                <w:rPr>
                  <w:kern w:val="24"/>
                </w:rPr>
                <w:delText>人们的青睐。</w:delText>
              </w:r>
            </w:del>
            <w:ins w:id="6" w:author="PC" w:date="2025-04-23T16:17:00Z">
              <w:r>
                <w:rPr>
                  <w:rFonts w:hint="eastAsia"/>
                  <w:kern w:val="24"/>
                </w:rPr>
                <w:t>，</w:t>
              </w:r>
            </w:ins>
            <w:del w:id="7" w:author="PC" w:date="2025-04-23T16:17:00Z">
              <w:r w:rsidR="005A2172" w:rsidDel="007A3921">
                <w:rPr>
                  <w:rFonts w:hint="eastAsia"/>
                  <w:kern w:val="24"/>
                </w:rPr>
                <w:delText>将智能可穿戴设备用在工效学监测上，</w:delText>
              </w:r>
            </w:del>
            <w:del w:id="8" w:author="PC" w:date="2025-04-23T16:19:00Z">
              <w:r w:rsidR="005A2172" w:rsidDel="007A3921">
                <w:rPr>
                  <w:rFonts w:hint="eastAsia"/>
                  <w:kern w:val="24"/>
                </w:rPr>
                <w:delText>与其他</w:delText>
              </w:r>
            </w:del>
            <w:del w:id="9" w:author="PC" w:date="2025-04-23T16:17:00Z">
              <w:r w:rsidR="005A2172" w:rsidDel="007A3921">
                <w:rPr>
                  <w:rFonts w:hint="eastAsia"/>
                  <w:kern w:val="24"/>
                </w:rPr>
                <w:delText>大型</w:delText>
              </w:r>
            </w:del>
            <w:del w:id="10" w:author="PC" w:date="2025-04-23T16:19:00Z">
              <w:r w:rsidR="005A2172" w:rsidDel="007A3921">
                <w:rPr>
                  <w:rFonts w:hint="eastAsia"/>
                  <w:kern w:val="24"/>
                </w:rPr>
                <w:delText>监测设备相比，</w:delText>
              </w:r>
            </w:del>
            <w:r w:rsidR="002362C8" w:rsidRPr="00DF55BB">
              <w:rPr>
                <w:rFonts w:hint="eastAsia"/>
                <w:kern w:val="24"/>
              </w:rPr>
              <w:t>智能可穿戴设备</w:t>
            </w:r>
            <w:ins w:id="11" w:author="PC" w:date="2025-04-23T16:19:00Z">
              <w:r>
                <w:rPr>
                  <w:rFonts w:hint="eastAsia"/>
                  <w:kern w:val="24"/>
                </w:rPr>
                <w:t>与其他监测设备相比，具有更高的</w:t>
              </w:r>
            </w:ins>
            <w:r w:rsidR="005A2172">
              <w:rPr>
                <w:rFonts w:hint="eastAsia"/>
                <w:kern w:val="24"/>
              </w:rPr>
              <w:t>适用性</w:t>
            </w:r>
            <w:del w:id="12" w:author="PC" w:date="2025-04-23T16:19:00Z">
              <w:r w:rsidR="005A2172" w:rsidDel="007A3921">
                <w:rPr>
                  <w:rFonts w:hint="eastAsia"/>
                  <w:kern w:val="24"/>
                </w:rPr>
                <w:delText>高</w:delText>
              </w:r>
            </w:del>
            <w:r w:rsidR="005A2172">
              <w:rPr>
                <w:rFonts w:hint="eastAsia"/>
                <w:kern w:val="24"/>
              </w:rPr>
              <w:t>、</w:t>
            </w:r>
            <w:ins w:id="13" w:author="PC" w:date="2025-04-23T16:19:00Z">
              <w:r>
                <w:rPr>
                  <w:rFonts w:hint="eastAsia"/>
                  <w:kern w:val="24"/>
                </w:rPr>
                <w:t>且</w:t>
              </w:r>
            </w:ins>
            <w:r w:rsidR="005A2172">
              <w:rPr>
                <w:rFonts w:hint="eastAsia"/>
                <w:kern w:val="24"/>
              </w:rPr>
              <w:t>更加便携、成本低，</w:t>
            </w:r>
            <w:ins w:id="14" w:author="PC" w:date="2025-04-23T16:19:00Z">
              <w:r>
                <w:rPr>
                  <w:rFonts w:hint="eastAsia"/>
                  <w:kern w:val="24"/>
                </w:rPr>
                <w:t>因此</w:t>
              </w:r>
            </w:ins>
            <w:del w:id="15" w:author="PC" w:date="2025-04-23T16:17:00Z">
              <w:r w:rsidR="005A2172" w:rsidDel="007A3921">
                <w:rPr>
                  <w:rFonts w:hint="eastAsia"/>
                  <w:kern w:val="24"/>
                </w:rPr>
                <w:delText>不仅是</w:delText>
              </w:r>
              <w:r w:rsidR="002362C8" w:rsidRPr="00DF55BB" w:rsidDel="007A3921">
                <w:rPr>
                  <w:rFonts w:hint="eastAsia"/>
                  <w:kern w:val="24"/>
                </w:rPr>
                <w:delText>现代人们监测自身身体健康状况的一种主要和方便的途径</w:delText>
              </w:r>
              <w:r w:rsidR="002362C8" w:rsidDel="007A3921">
                <w:rPr>
                  <w:rFonts w:hint="eastAsia"/>
                  <w:kern w:val="24"/>
                </w:rPr>
                <w:delText>，</w:delText>
              </w:r>
              <w:r w:rsidR="005A2172" w:rsidDel="007A3921">
                <w:rPr>
                  <w:rFonts w:hint="eastAsia"/>
                  <w:kern w:val="24"/>
                </w:rPr>
                <w:delText>也</w:delText>
              </w:r>
              <w:r w:rsidR="002362C8" w:rsidDel="007A3921">
                <w:rPr>
                  <w:rFonts w:hint="eastAsia"/>
                  <w:kern w:val="24"/>
                </w:rPr>
                <w:delText>是进行</w:delText>
              </w:r>
            </w:del>
            <w:ins w:id="16" w:author="PC" w:date="2025-04-23T16:17:00Z">
              <w:r>
                <w:rPr>
                  <w:rFonts w:hint="eastAsia"/>
                  <w:kern w:val="24"/>
                </w:rPr>
                <w:t>成为了</w:t>
              </w:r>
            </w:ins>
            <w:ins w:id="17" w:author="PC" w:date="2025-04-23T16:18:00Z">
              <w:r>
                <w:rPr>
                  <w:rFonts w:hint="eastAsia"/>
                  <w:kern w:val="24"/>
                </w:rPr>
                <w:t>近年来</w:t>
              </w:r>
            </w:ins>
            <w:r w:rsidR="002362C8">
              <w:rPr>
                <w:rFonts w:hint="eastAsia"/>
                <w:kern w:val="24"/>
              </w:rPr>
              <w:t>工效学监测的一个研究热点</w:t>
            </w:r>
            <w:r w:rsidR="00311724">
              <w:rPr>
                <w:rFonts w:hint="eastAsia"/>
                <w:kern w:val="24"/>
              </w:rPr>
              <w:t>，图</w:t>
            </w:r>
            <w:r w:rsidR="00A55E75">
              <w:rPr>
                <w:rFonts w:hint="eastAsia"/>
                <w:kern w:val="24"/>
              </w:rPr>
              <w:t>2</w:t>
            </w:r>
            <w:r w:rsidR="00311724">
              <w:rPr>
                <w:rFonts w:hint="eastAsia"/>
                <w:kern w:val="24"/>
              </w:rPr>
              <w:t>是目前各种工效学监测</w:t>
            </w:r>
            <w:r w:rsidR="00A55E75">
              <w:rPr>
                <w:rFonts w:hint="eastAsia"/>
                <w:kern w:val="24"/>
              </w:rPr>
              <w:t>研究</w:t>
            </w:r>
            <w:r w:rsidR="002362C8" w:rsidRPr="00DF55BB">
              <w:rPr>
                <w:rFonts w:hint="eastAsia"/>
                <w:kern w:val="24"/>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2881"/>
              <w:gridCol w:w="2881"/>
            </w:tblGrid>
            <w:tr w:rsidR="00A55E75" w14:paraId="19A034A1" w14:textId="77777777" w:rsidTr="00A55E75">
              <w:tc>
                <w:tcPr>
                  <w:tcW w:w="2880" w:type="dxa"/>
                </w:tcPr>
                <w:p w14:paraId="3C6A9515" w14:textId="3FFEAD08" w:rsidR="00A55E75" w:rsidRDefault="00A55E75" w:rsidP="00A55E75">
                  <w:pPr>
                    <w:pStyle w:val="ad"/>
                  </w:pPr>
                  <w:r>
                    <w:rPr>
                      <w:rFonts w:hint="eastAsia"/>
                      <w:noProof/>
                    </w:rPr>
                    <w:drawing>
                      <wp:inline distT="0" distB="0" distL="0" distR="0" wp14:anchorId="2840F316" wp14:editId="47CA04F4">
                        <wp:extent cx="1116751" cy="1152525"/>
                        <wp:effectExtent l="0" t="0" r="7620" b="0"/>
                        <wp:docPr id="6749765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76557" name="图片 6749765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24021" cy="1160028"/>
                                </a:xfrm>
                                <a:prstGeom prst="rect">
                                  <a:avLst/>
                                </a:prstGeom>
                              </pic:spPr>
                            </pic:pic>
                          </a:graphicData>
                        </a:graphic>
                      </wp:inline>
                    </w:drawing>
                  </w:r>
                </w:p>
              </w:tc>
              <w:tc>
                <w:tcPr>
                  <w:tcW w:w="2881" w:type="dxa"/>
                </w:tcPr>
                <w:p w14:paraId="5FE6081D" w14:textId="38550027" w:rsidR="00A55E75" w:rsidRDefault="00A55E75" w:rsidP="00A55E75">
                  <w:pPr>
                    <w:pStyle w:val="ad"/>
                  </w:pPr>
                  <w:r>
                    <w:rPr>
                      <w:rFonts w:hint="eastAsia"/>
                      <w:noProof/>
                    </w:rPr>
                    <w:drawing>
                      <wp:inline distT="0" distB="0" distL="0" distR="0" wp14:anchorId="2FF39CCE" wp14:editId="27D95B28">
                        <wp:extent cx="1806987" cy="1162050"/>
                        <wp:effectExtent l="0" t="0" r="3175" b="0"/>
                        <wp:docPr id="4001765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76577" name="图片 400176577"/>
                                <pic:cNvPicPr/>
                              </pic:nvPicPr>
                              <pic:blipFill>
                                <a:blip r:embed="rId10">
                                  <a:extLst>
                                    <a:ext uri="{28A0092B-C50C-407E-A947-70E740481C1C}">
                                      <a14:useLocalDpi xmlns:a14="http://schemas.microsoft.com/office/drawing/2010/main" val="0"/>
                                    </a:ext>
                                  </a:extLst>
                                </a:blip>
                                <a:stretch>
                                  <a:fillRect/>
                                </a:stretch>
                              </pic:blipFill>
                              <pic:spPr>
                                <a:xfrm>
                                  <a:off x="0" y="0"/>
                                  <a:ext cx="1826875" cy="1174839"/>
                                </a:xfrm>
                                <a:prstGeom prst="rect">
                                  <a:avLst/>
                                </a:prstGeom>
                              </pic:spPr>
                            </pic:pic>
                          </a:graphicData>
                        </a:graphic>
                      </wp:inline>
                    </w:drawing>
                  </w:r>
                </w:p>
              </w:tc>
              <w:tc>
                <w:tcPr>
                  <w:tcW w:w="2881" w:type="dxa"/>
                </w:tcPr>
                <w:p w14:paraId="16D2374D" w14:textId="0CA26BB3" w:rsidR="00A55E75" w:rsidRDefault="00A55E75" w:rsidP="00A55E75">
                  <w:pPr>
                    <w:pStyle w:val="ad"/>
                  </w:pPr>
                  <w:r>
                    <w:rPr>
                      <w:rFonts w:hint="eastAsia"/>
                      <w:noProof/>
                    </w:rPr>
                    <w:drawing>
                      <wp:inline distT="0" distB="0" distL="0" distR="0" wp14:anchorId="4E0A7BC2" wp14:editId="13553B20">
                        <wp:extent cx="1145540" cy="1152730"/>
                        <wp:effectExtent l="0" t="0" r="0" b="9525"/>
                        <wp:docPr id="2480935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93568" name="图片 2480935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56839" cy="1164100"/>
                                </a:xfrm>
                                <a:prstGeom prst="rect">
                                  <a:avLst/>
                                </a:prstGeom>
                              </pic:spPr>
                            </pic:pic>
                          </a:graphicData>
                        </a:graphic>
                      </wp:inline>
                    </w:drawing>
                  </w:r>
                </w:p>
              </w:tc>
            </w:tr>
            <w:tr w:rsidR="00A55E75" w14:paraId="40ADC1C4" w14:textId="77777777" w:rsidTr="00A55E75">
              <w:tc>
                <w:tcPr>
                  <w:tcW w:w="2880" w:type="dxa"/>
                </w:tcPr>
                <w:p w14:paraId="320FCC0C" w14:textId="3ED939D1" w:rsidR="00A55E75" w:rsidRDefault="00A55E75" w:rsidP="00A55E75">
                  <w:pPr>
                    <w:pStyle w:val="ad"/>
                  </w:pPr>
                  <w:r w:rsidRPr="00A55E75">
                    <w:rPr>
                      <w:rFonts w:hint="eastAsia"/>
                    </w:rPr>
                    <w:t xml:space="preserve">(a) </w:t>
                  </w:r>
                  <w:r w:rsidRPr="00A55E75">
                    <w:rPr>
                      <w:rFonts w:hint="eastAsia"/>
                    </w:rPr>
                    <w:t>不良姿势监测</w:t>
                  </w:r>
                  <w:r>
                    <w:fldChar w:fldCharType="begin"/>
                  </w:r>
                  <w:r>
                    <w:instrText xml:space="preserve"> ADDIN ZOTERO_ITEM CSL_CITATION {"citationID":"cLSrZxBX","properties":{"formattedCitation":"\\super [17]\\nosupersub{}","plainCitation":"[17]","noteIndex":0},"citationItems":[{"id":929,"uris":["http://zotero.org/users/16938336/items/LVCB8M5D"],"itemData":{"id":929,"type":"article-journal","abstract":"Human body motions have been analysed for decades with a view on enhancing occupational well-being and performance of workers. On-going progresses in miniaturised wearable sensors are set to revolutionise biomechanical analysis by providing accurate and real-time quantitative motion data. The construction industry has a poor record of occupational health, in particular with regard to work-related musculoskeletal disorders (WMSDs). In this article, we therefore focus on the study of human body motions that could cause WMSDs in construction-related activities. We first present an in-depth review of existing assessment frameworks used in practice for the evaluation of human body motion. Subsequently different methods for measuring working postures and motions are reviewed and compared, pointing out the technological developments, limitations and gaps; Inertial Measurement Units (IMUs) are particularly investigated. Finally, we introduce a new system to detect and characterise unsafe postures of construction workers based on the measurement of motion data from wearable wireless IMUs integrated in a body area network. The potential of this system is demonstrated through experiments conducts in a laboratory as well as in a college with actual construction trade trainees.","container-title":"Applied Ergonomics","DOI":"10.1016/j.apergo.2015.11.020","ISSN":"0003-6870","journalAbbreviation":"Applied Ergonomics","language":"en-US","page":"120-130","source":"ScienceDirect","title":"Musculoskeletal disorders in construction: A review and a novel system for activity tracking with body area network","title-short":"Musculoskeletal disorders in construction","volume":"54","author":[{"family":"Valero","given":"Enrique"},{"family":"Sivanathan","given":"Aparajithan"},{"family":"Bosché","given":"Frédéric"},{"family":"Abdel-Wahab","given":"Mohamed"}],"issued":{"date-parts":[["2016",5,1]]}}}],"schema":"https://github.com/citation-style-language/schema/raw/master/csl-citation.json"} </w:instrText>
                  </w:r>
                  <w:r>
                    <w:fldChar w:fldCharType="separate"/>
                  </w:r>
                  <w:r w:rsidRPr="00A55E75">
                    <w:rPr>
                      <w:kern w:val="0"/>
                      <w:vertAlign w:val="superscript"/>
                    </w:rPr>
                    <w:t>[17]</w:t>
                  </w:r>
                  <w:r>
                    <w:fldChar w:fldCharType="end"/>
                  </w:r>
                </w:p>
              </w:tc>
              <w:tc>
                <w:tcPr>
                  <w:tcW w:w="2881" w:type="dxa"/>
                </w:tcPr>
                <w:p w14:paraId="2313ADBF" w14:textId="39D229D7" w:rsidR="00A55E75" w:rsidRDefault="00A55E75" w:rsidP="00A55E75">
                  <w:pPr>
                    <w:pStyle w:val="ad"/>
                  </w:pPr>
                  <w:r w:rsidRPr="00A55E75">
                    <w:rPr>
                      <w:rFonts w:hint="eastAsia"/>
                    </w:rPr>
                    <w:t xml:space="preserve">(b) </w:t>
                  </w:r>
                  <w:r w:rsidRPr="00A55E75">
                    <w:rPr>
                      <w:rFonts w:hint="eastAsia"/>
                    </w:rPr>
                    <w:t>步态和跌倒监测</w:t>
                  </w:r>
                  <w:r>
                    <w:fldChar w:fldCharType="begin"/>
                  </w:r>
                  <w:r w:rsidR="00085FF1">
                    <w:instrText xml:space="preserve"> ADDIN ZOTERO_ITEM CSL_CITATION {"citationID":"nwGNE4U5","properties":{"formattedCitation":"\\super [18]\\nosupersub{}","plainCitation":"[18]","noteIndex":0},"citationItems":[{"id":938,"uris":["http://zotero.org/users/16938336/items/GKYY3PCZ"],"itemData":{"id":938,"type":"article-journal","abstract":"The analysis of human motion patterns and gait phase detection holds significant importance for both human motion analysis and precise control of exoskeleton devices. Presently, research on gait during obstacle crossing primarily focuses on the medical rehabilitation domain, with limited studies concerning gait phase analysis during obstacle crossing. This study conducts a detailed analysis of gait data during obstacle crossing and proposes a CNN-PCA-LSTM algorithm that fuses multi-sensor data to accurately identify gait phases when crossing obstacles in the horizontal direction. A wearable multi-sensor data acquisition system was designed, utilizing flexible capacitive pressure sensors to collect pressure data from the soles of both feet and IMUs to gather foot motion data. Kinematic simulation analyses of human obstacle-crossing motions were performed using Anybody software to determine various gait phases, validating the efficacy of the simulation model. Subsequently, onedimensional and two-dimensional convolutional neural networks were separately employed to extract features from sole pressure data and foot motion data. Principal Component Analysis (PCA) was utilized to reduce the dimensionality of these feature datasets, which were then inputted into LSTM networks. Finally, the Softmax function was employed for the classification and recognition of gait phases when crossing obstacles in the horizontal direction. The experimental results indicate that employing the CNN-PCA-LSTM algorithm integrating multiple sensor data achieves a recognition accuracy of 97.91 % for identifying gait phases during horizontal obstacle crossing.","container-title":"Sensors and Actuators A: Physical","DOI":"10.1016/j.sna.2024.115645","ISSN":"09244247","journalAbbreviation":"Sensors and Actuators A: Physical","language":"en-US","page":"115645","source":"DOI.org (Crossref)","title":"A gait phase recognition method for obstacle crossing based on multi-sensor fusion","volume":"376","author":[{"literal":"Liu Jinyue"},{"literal":"Tan Xiong"},{"literal":"Jia Xiaohui"},{"literal":"Li Tiejun"},{"literal":"Li Wei"}],"issued":{"date-parts":[["2024",10]]}}}],"schema":"https://github.com/citation-style-language/schema/raw/master/csl-citation.json"} </w:instrText>
                  </w:r>
                  <w:r>
                    <w:fldChar w:fldCharType="separate"/>
                  </w:r>
                  <w:r w:rsidR="00C97409" w:rsidRPr="00C97409">
                    <w:rPr>
                      <w:kern w:val="0"/>
                      <w:vertAlign w:val="superscript"/>
                    </w:rPr>
                    <w:t>[18]</w:t>
                  </w:r>
                  <w:r>
                    <w:fldChar w:fldCharType="end"/>
                  </w:r>
                </w:p>
              </w:tc>
              <w:tc>
                <w:tcPr>
                  <w:tcW w:w="2881" w:type="dxa"/>
                </w:tcPr>
                <w:p w14:paraId="44FD3381" w14:textId="4C2CAE5C" w:rsidR="00A55E75" w:rsidRDefault="00A55E75" w:rsidP="00A55E75">
                  <w:pPr>
                    <w:pStyle w:val="ad"/>
                  </w:pPr>
                  <w:r w:rsidRPr="00A55E75">
                    <w:rPr>
                      <w:rFonts w:hint="eastAsia"/>
                    </w:rPr>
                    <w:t xml:space="preserve">(c) </w:t>
                  </w:r>
                  <w:r w:rsidRPr="00A55E75">
                    <w:rPr>
                      <w:rFonts w:hint="eastAsia"/>
                    </w:rPr>
                    <w:t>肌肉疲劳程度监测</w:t>
                  </w:r>
                  <w:r w:rsidR="00C97409">
                    <w:fldChar w:fldCharType="begin"/>
                  </w:r>
                  <w:r w:rsidR="00085FF1">
                    <w:instrText xml:space="preserve"> ADDIN ZOTERO_ITEM CSL_CITATION {"citationID":"fMlvPlsl","properties":{"formattedCitation":"\\super [19]\\nosupersub{}","plainCitation":"[19]","noteIndex":0},"citationItems":[{"id":904,"uris":["http://zotero.org/users/16938336/items/DTIHKLZ5"],"itemData":{"id":904,"type":"article-journal","abstract":"Wearable sensing devices, which are smart electronic devices that can be worn on the body as implants or accessories, have attracted much research interest in recent years. They are rapidly advancing in terms of technology, functionality, size, and real-time applications along with the fast development of manufacturing technologies and sensor technologies. By covering some of the most important technologies and algorithms of wearable devices, this paper is intended to provide an overview of upper-limb wearable device research and to explore future research trends. The review of the state-of-the-art of upper-limb wearable technologies involving wearable design, sensor technologies, wearable computing algorithms and wearable applications is presented along with a summary of their advantages and disadvantages. Toward the end of this paper, we highlight areas of future research potential. It is our goal that this review will guide future researchers to develop better wearable sensing devices for upper limbs.","container-title":"Proceedings of the Institution of Mechanical Engineers, Part H: Journal of Engineering in Medicine","DOI":"10.1177/0954411920953031","ISSN":"0954-4119, 2041-3033","issue":"1","journalAbbreviation":"Proc Inst Mech Eng H","language":"en-US","page":"117-130","source":"DOI.org (Crossref)","title":"Wearable sensing devices for upper limbs: A systematic review","title-short":"Wearable sensing devices for upper limbs","volume":"235","author":[{"literal":"Dong Mingjie"},{"literal":"Fang Bin"},{"literal":"Li Jianfeng"},{"literal":"Sun Fuchun"},{"literal":"Liu Huaping"}],"issued":{"date-parts":[["2021",1]]}}}],"schema":"https://github.com/citation-style-language/schema/raw/master/csl-citation.json"} </w:instrText>
                  </w:r>
                  <w:r w:rsidR="00C97409">
                    <w:fldChar w:fldCharType="separate"/>
                  </w:r>
                  <w:r w:rsidR="00C97409" w:rsidRPr="00C97409">
                    <w:rPr>
                      <w:kern w:val="0"/>
                      <w:vertAlign w:val="superscript"/>
                    </w:rPr>
                    <w:t>[19]</w:t>
                  </w:r>
                  <w:r w:rsidR="00C97409">
                    <w:fldChar w:fldCharType="end"/>
                  </w:r>
                </w:p>
              </w:tc>
            </w:tr>
          </w:tbl>
          <w:p w14:paraId="6B3E73FA" w14:textId="331204AC" w:rsidR="00206665" w:rsidRDefault="00A55E75" w:rsidP="009612E1">
            <w:pPr>
              <w:pStyle w:val="ad"/>
            </w:pPr>
            <w:r>
              <w:rPr>
                <w:rFonts w:hint="eastAsia"/>
              </w:rPr>
              <w:t>图</w:t>
            </w:r>
            <w:r>
              <w:rPr>
                <w:rFonts w:hint="eastAsia"/>
              </w:rPr>
              <w:t xml:space="preserve">2 </w:t>
            </w:r>
            <w:r>
              <w:rPr>
                <w:rFonts w:hint="eastAsia"/>
              </w:rPr>
              <w:t>工效学监测研究</w:t>
            </w:r>
          </w:p>
          <w:p w14:paraId="75710E72" w14:textId="24870DA1" w:rsidR="00E6310B" w:rsidRDefault="00A54CF8" w:rsidP="00BB5800">
            <w:pPr>
              <w:ind w:firstLine="480"/>
              <w:rPr>
                <w:kern w:val="24"/>
              </w:rPr>
            </w:pPr>
            <w:ins w:id="18" w:author="PC" w:date="2025-04-23T16:20:00Z">
              <w:r>
                <w:rPr>
                  <w:rFonts w:hint="eastAsia"/>
                  <w:kern w:val="24"/>
                </w:rPr>
                <w:t>但目前，大部分</w:t>
              </w:r>
            </w:ins>
            <w:ins w:id="19" w:author="PC" w:date="2025-04-23T16:19:00Z">
              <w:r w:rsidR="007A3921">
                <w:rPr>
                  <w:rFonts w:hint="eastAsia"/>
                  <w:kern w:val="24"/>
                </w:rPr>
                <w:t>基于智能可穿戴传感器进行工效学监测的研究</w:t>
              </w:r>
            </w:ins>
            <w:ins w:id="20" w:author="PC" w:date="2025-04-23T16:20:00Z">
              <w:r>
                <w:rPr>
                  <w:rFonts w:hint="eastAsia"/>
                  <w:kern w:val="24"/>
                </w:rPr>
                <w:t>主要局限在实验室内，模拟工作的场景</w:t>
              </w:r>
            </w:ins>
            <w:ins w:id="21" w:author="PC" w:date="2025-04-23T16:21:00Z">
              <w:r>
                <w:rPr>
                  <w:rFonts w:hint="eastAsia"/>
                  <w:kern w:val="24"/>
                </w:rPr>
                <w:t>展开，缺乏面向实际工作场景的</w:t>
              </w:r>
            </w:ins>
            <w:ins w:id="22" w:author="PC" w:date="2025-04-23T16:24:00Z">
              <w:r>
                <w:rPr>
                  <w:rFonts w:hint="eastAsia"/>
                  <w:kern w:val="24"/>
                </w:rPr>
                <w:t>工效学监测和</w:t>
              </w:r>
            </w:ins>
            <w:ins w:id="23" w:author="PC" w:date="2025-04-23T16:25:00Z">
              <w:r>
                <w:rPr>
                  <w:rFonts w:hint="eastAsia"/>
                  <w:kern w:val="24"/>
                </w:rPr>
                <w:t>相关</w:t>
              </w:r>
            </w:ins>
            <w:ins w:id="24" w:author="PC" w:date="2025-04-23T16:21:00Z">
              <w:r>
                <w:rPr>
                  <w:rFonts w:hint="eastAsia"/>
                  <w:kern w:val="24"/>
                </w:rPr>
                <w:t>研究。导致这一问题的原因</w:t>
              </w:r>
            </w:ins>
            <w:ins w:id="25" w:author="PC" w:date="2025-04-23T16:25:00Z">
              <w:r>
                <w:rPr>
                  <w:rFonts w:hint="eastAsia"/>
                  <w:kern w:val="24"/>
                </w:rPr>
                <w:t>主要是</w:t>
              </w:r>
            </w:ins>
            <w:ins w:id="26" w:author="PC" w:date="2025-04-23T16:21:00Z">
              <w:r>
                <w:rPr>
                  <w:rFonts w:hint="eastAsia"/>
                  <w:kern w:val="24"/>
                </w:rPr>
                <w:t>缺乏</w:t>
              </w:r>
            </w:ins>
            <w:ins w:id="27" w:author="PC" w:date="2025-04-23T16:22:00Z">
              <w:r>
                <w:rPr>
                  <w:rFonts w:hint="eastAsia"/>
                  <w:kern w:val="24"/>
                </w:rPr>
                <w:t>低成本、准确</w:t>
              </w:r>
            </w:ins>
            <w:ins w:id="28" w:author="PC" w:date="2025-04-23T16:25:00Z">
              <w:r>
                <w:rPr>
                  <w:rFonts w:hint="eastAsia"/>
                  <w:kern w:val="24"/>
                </w:rPr>
                <w:t>性高</w:t>
              </w:r>
            </w:ins>
            <w:ins w:id="29" w:author="PC" w:date="2025-04-23T16:22:00Z">
              <w:r>
                <w:rPr>
                  <w:rFonts w:hint="eastAsia"/>
                  <w:kern w:val="24"/>
                </w:rPr>
                <w:t>的工效学监测技术手段。</w:t>
              </w:r>
            </w:ins>
            <w:ins w:id="30" w:author="PC" w:date="2025-04-23T16:24:00Z">
              <w:r>
                <w:t>一方面，商用化的可穿戴传感器往往准确性较低，无法满足工效学监测的需求。另一方面，一些集成了多模态传感器的商用化工效学监测系统往往价格昂贵且系统操作复杂、可穿戴性低</w:t>
              </w:r>
              <w:r>
                <w:rPr>
                  <w:rFonts w:hint="eastAsia"/>
                </w:rPr>
                <w:t>。而</w:t>
              </w:r>
            </w:ins>
            <w:ins w:id="31" w:author="PC" w:date="2025-04-23T16:25:00Z">
              <w:r>
                <w:rPr>
                  <w:rFonts w:hint="eastAsia"/>
                </w:rPr>
                <w:t>面向</w:t>
              </w:r>
            </w:ins>
            <w:ins w:id="32" w:author="PC" w:date="2025-04-23T16:24:00Z">
              <w:r>
                <w:rPr>
                  <w:rFonts w:hint="eastAsia"/>
                </w:rPr>
                <w:t>实际应用，</w:t>
              </w:r>
            </w:ins>
            <w:ins w:id="33" w:author="PC" w:date="2025-04-23T16:25:00Z">
              <w:r>
                <w:rPr>
                  <w:rFonts w:hint="eastAsia"/>
                </w:rPr>
                <w:t>特别是</w:t>
              </w:r>
            </w:ins>
            <w:del w:id="34" w:author="PC" w:date="2025-04-23T16:18:00Z">
              <w:r w:rsidR="00BB5800" w:rsidDel="007A3921">
                <w:rPr>
                  <w:rFonts w:hint="eastAsia"/>
                  <w:kern w:val="24"/>
                </w:rPr>
                <w:delText>对于之前提到的隧道、车间、高空等</w:delText>
              </w:r>
              <w:r w:rsidR="00D03701" w:rsidDel="007A3921">
                <w:rPr>
                  <w:rFonts w:hint="eastAsia"/>
                  <w:kern w:val="24"/>
                </w:rPr>
                <w:delText>常用工效学监测方法难以应对的</w:delText>
              </w:r>
              <w:r w:rsidR="00BB5800" w:rsidDel="007A3921">
                <w:rPr>
                  <w:rFonts w:hint="eastAsia"/>
                  <w:kern w:val="24"/>
                </w:rPr>
                <w:delText>特殊工作场景</w:delText>
              </w:r>
              <w:r w:rsidR="00D03701" w:rsidDel="007A3921">
                <w:rPr>
                  <w:rFonts w:hint="eastAsia"/>
                  <w:kern w:val="24"/>
                </w:rPr>
                <w:delText>，应用智能可穿戴传感器设备就可以得到很好的解决。另外，这</w:delText>
              </w:r>
            </w:del>
            <w:ins w:id="35" w:author="PC" w:date="2025-04-23T16:18:00Z">
              <w:r w:rsidR="007A3921">
                <w:rPr>
                  <w:rFonts w:hint="eastAsia"/>
                  <w:kern w:val="24"/>
                </w:rPr>
                <w:t>在隧道、车间、高空等</w:t>
              </w:r>
            </w:ins>
            <w:del w:id="36" w:author="PC" w:date="2025-04-23T16:18:00Z">
              <w:r w:rsidR="00D03701" w:rsidDel="007A3921">
                <w:rPr>
                  <w:rFonts w:hint="eastAsia"/>
                  <w:kern w:val="24"/>
                </w:rPr>
                <w:delText>些</w:delText>
              </w:r>
            </w:del>
            <w:ins w:id="37" w:author="PC" w:date="2025-04-23T16:18:00Z">
              <w:r w:rsidR="007A3921">
                <w:rPr>
                  <w:rFonts w:hint="eastAsia"/>
                  <w:kern w:val="24"/>
                </w:rPr>
                <w:t>典型</w:t>
              </w:r>
            </w:ins>
            <w:r w:rsidR="00D03701">
              <w:rPr>
                <w:rFonts w:hint="eastAsia"/>
                <w:kern w:val="24"/>
              </w:rPr>
              <w:t>工作场景中，</w:t>
            </w:r>
            <w:del w:id="38" w:author="PC" w:date="2025-04-23T16:26:00Z">
              <w:r w:rsidR="00DF55BB" w:rsidRPr="00DF55BB" w:rsidDel="00A54CF8">
                <w:rPr>
                  <w:rFonts w:hint="eastAsia"/>
                  <w:kern w:val="24"/>
                </w:rPr>
                <w:delText>监测</w:delText>
              </w:r>
            </w:del>
            <w:ins w:id="39" w:author="PC" w:date="2025-04-23T16:26:00Z">
              <w:r>
                <w:rPr>
                  <w:rFonts w:hint="eastAsia"/>
                  <w:kern w:val="24"/>
                </w:rPr>
                <w:t>工效学风险监测</w:t>
              </w:r>
            </w:ins>
            <w:r w:rsidR="00DF55BB" w:rsidRPr="00DF55BB">
              <w:rPr>
                <w:rFonts w:hint="eastAsia"/>
                <w:kern w:val="24"/>
              </w:rPr>
              <w:t>者</w:t>
            </w:r>
            <w:ins w:id="40" w:author="PC" w:date="2025-04-23T16:26:00Z">
              <w:r>
                <w:rPr>
                  <w:rFonts w:hint="eastAsia"/>
                  <w:kern w:val="24"/>
                </w:rPr>
                <w:t>或管理者与</w:t>
              </w:r>
            </w:ins>
            <w:del w:id="41" w:author="PC" w:date="2025-04-23T16:26:00Z">
              <w:r w:rsidR="00DF55BB" w:rsidRPr="00DF55BB" w:rsidDel="00A54CF8">
                <w:rPr>
                  <w:rFonts w:hint="eastAsia"/>
                  <w:kern w:val="24"/>
                </w:rPr>
                <w:delText>和</w:delText>
              </w:r>
            </w:del>
            <w:r w:rsidR="00DF55BB" w:rsidRPr="00DF55BB">
              <w:rPr>
                <w:rFonts w:hint="eastAsia"/>
                <w:kern w:val="24"/>
              </w:rPr>
              <w:t>被监测对象</w:t>
            </w:r>
            <w:ins w:id="42" w:author="PC" w:date="2025-04-23T16:26:00Z">
              <w:r>
                <w:rPr>
                  <w:rFonts w:hint="eastAsia"/>
                  <w:kern w:val="24"/>
                </w:rPr>
                <w:t>（</w:t>
              </w:r>
            </w:ins>
            <w:ins w:id="43" w:author="PC" w:date="2025-04-23T16:27:00Z">
              <w:r>
                <w:rPr>
                  <w:rFonts w:hint="eastAsia"/>
                  <w:kern w:val="24"/>
                </w:rPr>
                <w:t>工作者</w:t>
              </w:r>
            </w:ins>
            <w:ins w:id="44" w:author="PC" w:date="2025-04-23T16:26:00Z">
              <w:r>
                <w:rPr>
                  <w:rFonts w:hint="eastAsia"/>
                  <w:kern w:val="24"/>
                </w:rPr>
                <w:t>）</w:t>
              </w:r>
            </w:ins>
            <w:del w:id="45" w:author="PC" w:date="2025-04-23T16:26:00Z">
              <w:r w:rsidR="00DF55BB" w:rsidRPr="00DF55BB" w:rsidDel="00A54CF8">
                <w:rPr>
                  <w:rFonts w:hint="eastAsia"/>
                  <w:kern w:val="24"/>
                </w:rPr>
                <w:delText>不能是同一个人，</w:delText>
              </w:r>
              <w:r w:rsidR="00DD04B2" w:rsidDel="00A54CF8">
                <w:rPr>
                  <w:rFonts w:hint="eastAsia"/>
                  <w:kern w:val="24"/>
                </w:rPr>
                <w:delText>并且两者</w:delText>
              </w:r>
            </w:del>
            <w:r w:rsidR="00DD04B2">
              <w:rPr>
                <w:rFonts w:hint="eastAsia"/>
                <w:kern w:val="24"/>
              </w:rPr>
              <w:t>之间距离较远</w:t>
            </w:r>
            <w:r w:rsidR="0013172A">
              <w:rPr>
                <w:kern w:val="24"/>
              </w:rPr>
              <w:fldChar w:fldCharType="begin"/>
            </w:r>
            <w:r w:rsidR="00C97409">
              <w:rPr>
                <w:kern w:val="24"/>
              </w:rPr>
              <w:instrText xml:space="preserve"> ADDIN ZOTERO_ITEM CSL_CITATION {"citationID":"KkD5Np2u","properties":{"formattedCitation":"\\super [20]\\nosupersub{}","plainCitation":"[20]","noteIndex":0},"citationItems":[{"id":347,"uris":["http://zotero.org/users/local/tvwA4kvy/items/3VXFTSRT","http://zotero.org/users/16938336/items/3VXFTSRT"],"itemData":{"id":347,"type":"article-journal","abstract":"Telerehabilitation in older adults is most needed in the patient environments, rather than in formal ambulatories or hospitals. Supporting such practices brings significant advantages to patients, their family, formal and informal caregivers, clinicians, and researchers. This paper presents a focus group with experts in physiotherapy and telerehabilitation, debating on the requirements, current techniques and technologies developed to facilitate and enhance the effectiveness of telerehabilitation, and the still open challenges. Particular emphasis is given to (i) the body-parts requiring the most rehabilitation, (ii) the typical environments, initial causes, and general conditions, (iii) the values and parameters to be observed, (iv) common errors and limitations of current practices and technological solutions, and (v) the envisioned and desired technological support. Consequently, it has been performed a systematic review of the state of the art, investigating what types of systems and support currently cope with telerehabilitation practices and possible matches with the outcomes of the focus group. Technological solutions based on video analysis, wearable devices, robotic support, distributed sensing, and gamified telerehabilitation are examined. Particular emphasis is given to solutions implementing agent-based approaches, analyzing and discussing strength, limitations, and future challenges. By doing so, it has been possible to relate functional requirements expressed by professional physiotherapists and researchers, with the need for extending multi-agent systems (MAS) peculiarities at the sensing level in wearable solutions establishing new research challenges. In particular, to be employed in safety-critical cyber-physical scenarios with user-sensor and sensor-sensor interactions, MAS are requested to handle timing constraints, scarcity of resources and new communication means, crucial to providing real-time feedback and coaching. Therefore, MAS pillars such as the negotiation protocol and the agent's internal scheduler have been investigated, proposing solutions to achieve the aforementioned real-time compliance.","container-title":"Artificial Intelligence in Medicine","DOI":"10.1016/j.artmed.2019.02.001","ISSN":"0933-3657","journalAbbreviation":"Artificial Intelligence in Medicine","language":"en","page":"217-231","source":"ScienceDirect","title":"Real-time multi-agent systems for telerehabilitation scenarios","volume":"96","author":[{"family":"Calvaresi","given":"Davide"},{"family":"Marinoni","given":"Mauro"},{"family":"Dragoni","given":"Aldo Franco"},{"family":"Hilfiker","given":"Roger"},{"family":"Schumacher","given":"Michael"}],"issued":{"date-parts":[["2019",5,1]]}}}],"schema":"https://github.com/citation-style-language/schema/raw/master/csl-citation.json"} </w:instrText>
            </w:r>
            <w:r w:rsidR="0013172A">
              <w:rPr>
                <w:kern w:val="24"/>
              </w:rPr>
              <w:fldChar w:fldCharType="separate"/>
            </w:r>
            <w:r w:rsidR="00C97409" w:rsidRPr="00C97409">
              <w:rPr>
                <w:kern w:val="0"/>
                <w:vertAlign w:val="superscript"/>
              </w:rPr>
              <w:t>[20]</w:t>
            </w:r>
            <w:r w:rsidR="0013172A">
              <w:rPr>
                <w:kern w:val="24"/>
              </w:rPr>
              <w:fldChar w:fldCharType="end"/>
            </w:r>
            <w:r w:rsidR="00DF55BB">
              <w:rPr>
                <w:rFonts w:hint="eastAsia"/>
                <w:kern w:val="24"/>
              </w:rPr>
              <w:t>。</w:t>
            </w:r>
            <w:r w:rsidR="00DF55BB" w:rsidRPr="00DF55BB">
              <w:rPr>
                <w:rFonts w:hint="eastAsia"/>
                <w:kern w:val="24"/>
              </w:rPr>
              <w:t>例如在</w:t>
            </w:r>
            <w:r w:rsidR="00D03701">
              <w:rPr>
                <w:rFonts w:hint="eastAsia"/>
                <w:kern w:val="24"/>
              </w:rPr>
              <w:t>隧道施工</w:t>
            </w:r>
            <w:r w:rsidR="00DF55BB" w:rsidRPr="00DF55BB">
              <w:rPr>
                <w:rFonts w:hint="eastAsia"/>
                <w:kern w:val="24"/>
              </w:rPr>
              <w:t>的应用场景中，监测数据往往需要实时的被传输到</w:t>
            </w:r>
            <w:r w:rsidR="00D03701">
              <w:rPr>
                <w:rFonts w:hint="eastAsia"/>
                <w:kern w:val="24"/>
              </w:rPr>
              <w:t>隧道外的工程部办公室</w:t>
            </w:r>
            <w:r w:rsidR="007F1344">
              <w:rPr>
                <w:rFonts w:hint="eastAsia"/>
                <w:kern w:val="24"/>
              </w:rPr>
              <w:t>，管理者需要</w:t>
            </w:r>
            <w:r w:rsidR="00DD04B2">
              <w:rPr>
                <w:rFonts w:hint="eastAsia"/>
                <w:kern w:val="24"/>
              </w:rPr>
              <w:t>能够</w:t>
            </w:r>
            <w:r w:rsidR="007F1344">
              <w:rPr>
                <w:rFonts w:hint="eastAsia"/>
                <w:kern w:val="24"/>
              </w:rPr>
              <w:t>实时掌握隧道内施工工人的身体健康状况</w:t>
            </w:r>
            <w:r w:rsidR="00DF55BB" w:rsidRPr="00DF55BB">
              <w:rPr>
                <w:rFonts w:hint="eastAsia"/>
                <w:kern w:val="24"/>
              </w:rPr>
              <w:t>。这就需要监测数据能通过远程数据传输的技术手段，实现实时的数据传输和展示</w:t>
            </w:r>
            <w:ins w:id="46" w:author="PC" w:date="2025-04-23T16:27:00Z">
              <w:r>
                <w:rPr>
                  <w:rFonts w:hint="eastAsia"/>
                  <w:kern w:val="24"/>
                </w:rPr>
                <w:t>。然而，目前缺乏</w:t>
              </w:r>
            </w:ins>
            <w:ins w:id="47" w:author="PC" w:date="2025-04-23T17:13:00Z">
              <w:r w:rsidR="007C26FC">
                <w:rPr>
                  <w:rFonts w:hint="eastAsia"/>
                  <w:kern w:val="24"/>
                </w:rPr>
                <w:t>能实现上述功能的软</w:t>
              </w:r>
            </w:ins>
            <w:ins w:id="48" w:author="PC" w:date="2025-04-23T16:27:00Z">
              <w:r>
                <w:rPr>
                  <w:rFonts w:hint="eastAsia"/>
                  <w:kern w:val="24"/>
                </w:rPr>
                <w:t>硬件系统。</w:t>
              </w:r>
            </w:ins>
            <w:del w:id="49" w:author="PC" w:date="2025-04-23T16:27:00Z">
              <w:r w:rsidR="00DF55BB" w:rsidRPr="00DF55BB" w:rsidDel="00A54CF8">
                <w:rPr>
                  <w:rFonts w:hint="eastAsia"/>
                  <w:kern w:val="24"/>
                </w:rPr>
                <w:delText>。</w:delText>
              </w:r>
            </w:del>
          </w:p>
          <w:p w14:paraId="71F8067F" w14:textId="77777777" w:rsidR="00311724" w:rsidRPr="00311724" w:rsidRDefault="00311724" w:rsidP="00311724">
            <w:pPr>
              <w:pStyle w:val="ad"/>
            </w:pPr>
          </w:p>
          <w:p w14:paraId="0D441D9C" w14:textId="5A9CD504" w:rsidR="00E6310B" w:rsidRPr="00E6310B" w:rsidRDefault="00767E34" w:rsidP="00E065C5">
            <w:pPr>
              <w:ind w:firstLine="480"/>
              <w:rPr>
                <w:kern w:val="24"/>
              </w:rPr>
            </w:pPr>
            <w:r w:rsidRPr="00767E34">
              <w:rPr>
                <w:rFonts w:hint="eastAsia"/>
                <w:kern w:val="24"/>
              </w:rPr>
              <w:t>此外，尽管目前的一些可穿戴设备集成了多种不同的传感器，但在日常使用中，这些传感器数据缺乏有效的整合。相关的健康管理团队、科研机构、数据分析专家很难利用多模态的数据进行有效的分析，让原本有巨大潜在价值的数据，无法充分发挥原有的作用，限制了可穿戴设备在助力健康的进一步发展和监测健康的需求</w:t>
            </w:r>
            <w:r w:rsidR="00220999">
              <w:rPr>
                <w:kern w:val="24"/>
              </w:rPr>
              <w:fldChar w:fldCharType="begin"/>
            </w:r>
            <w:r w:rsidR="00085FF1">
              <w:rPr>
                <w:kern w:val="24"/>
              </w:rPr>
              <w:instrText xml:space="preserve"> ADDIN ZOTERO_ITEM CSL_CITATION {"citationID":"GYVgLJu4","properties":{"formattedCitation":"\\super [21]\\nosupersub{}","plainCitation":"[21]","noteIndex":0},"citationItems":[{"id":357,"uris":["http://zotero.org/users/local/tvwA4kvy/items/SA6QXX2A","http://zotero.org/users/16938336/items/SA6QXX2A"],"itemData":{"id":357,"type":"article-journal","abstract":"The rapid advances in human-friendly and wearable photoplethysmography (PPG) sensors have facilitated the continuous and real-time monitoring of physiological conditions, enabling self-health care without being restricted by location. In this paper, we focus on state-of-the-art skin-compatible PPG sensors and strategies to obtain accurate and stable sensing of biological signals adhered to human skin along with light-absorbing semiconducting materials that are classified as silicone, inorganic, and organic absorbers. The challenges of skin-compatible PPG-based monitoring technologies and their further improvements are also discussed. We expect that such technological developments will accelerate accurate diagnostic evaluation with the aid of the biomedical electronic devices.","container-title":"Applied Sciences","DOI":"10.3390/app11052313","ISSN":"2076-3417","issue":"5","language":"en","license":"http://creativecommons.org/licenses/by/3.0/","note":"number: 5\npublisher: Multidisciplinary Digital Publishing Institute","page":"2313","source":"www.mdpi.com","title":"Systematic review on human skin-compatible wearable photoplethysmography sensors","volume":"11","author":[{"literal":"Inho Lee"},{"literal":"Nakkyun Park"},{"literal":"Hanbee Lee"},{"literal":"Chuljin Hwang"},{"literal":"Joo Hee Kim"},{"literal":"Sungjun Park"}],"issued":{"date-parts":[["2021",1]]}}}],"schema":"https://github.com/citation-style-language/schema/raw/master/csl-citation.json"} </w:instrText>
            </w:r>
            <w:r w:rsidR="00220999">
              <w:rPr>
                <w:kern w:val="24"/>
              </w:rPr>
              <w:fldChar w:fldCharType="separate"/>
            </w:r>
            <w:r w:rsidR="00C97409" w:rsidRPr="00C97409">
              <w:rPr>
                <w:kern w:val="0"/>
                <w:vertAlign w:val="superscript"/>
              </w:rPr>
              <w:t>[21]</w:t>
            </w:r>
            <w:r w:rsidR="00220999">
              <w:rPr>
                <w:kern w:val="24"/>
              </w:rPr>
              <w:fldChar w:fldCharType="end"/>
            </w:r>
            <w:r w:rsidR="00E6310B" w:rsidRPr="00E6310B">
              <w:rPr>
                <w:kern w:val="24"/>
              </w:rPr>
              <w:t>。</w:t>
            </w:r>
          </w:p>
          <w:p w14:paraId="460D7CC1" w14:textId="7B51A888" w:rsidR="004E16A5" w:rsidRPr="00E6310B" w:rsidRDefault="00E6310B" w:rsidP="00E065C5">
            <w:pPr>
              <w:ind w:firstLine="480"/>
              <w:rPr>
                <w:kern w:val="24"/>
              </w:rPr>
            </w:pPr>
            <w:r w:rsidRPr="00E6310B">
              <w:rPr>
                <w:kern w:val="24"/>
              </w:rPr>
              <w:t>针对上述需求和问题，实现多个、多种智能可穿戴设备的同步、集成和互通，本研究设计了一套同时监测</w:t>
            </w:r>
            <w:r w:rsidR="00D03701">
              <w:rPr>
                <w:rFonts w:hint="eastAsia"/>
                <w:kern w:val="24"/>
              </w:rPr>
              <w:t>三</w:t>
            </w:r>
            <w:r w:rsidRPr="00E6310B">
              <w:rPr>
                <w:kern w:val="24"/>
              </w:rPr>
              <w:t>种传感器数据的远程监测系统。通过采用统一的数据采集框架和通信协议，集成不同的算法，确保来自不同设备、不同传感器（</w:t>
            </w:r>
            <w:r w:rsidR="00ED790D">
              <w:rPr>
                <w:rFonts w:hint="eastAsia"/>
              </w:rPr>
              <w:t>惯性传</w:t>
            </w:r>
            <w:r w:rsidR="00ED790D">
              <w:rPr>
                <w:rFonts w:hint="eastAsia"/>
              </w:rPr>
              <w:lastRenderedPageBreak/>
              <w:t>感器（</w:t>
            </w:r>
            <w:r w:rsidR="00ED790D">
              <w:rPr>
                <w:rFonts w:hint="eastAsia"/>
              </w:rPr>
              <w:t>IMU</w:t>
            </w:r>
            <w:r w:rsidR="00ED790D">
              <w:rPr>
                <w:rFonts w:hint="eastAsia"/>
              </w:rPr>
              <w:t>，</w:t>
            </w:r>
            <w:r w:rsidR="00ED790D" w:rsidRPr="00ED790D">
              <w:t>Inertial Measurement Unit</w:t>
            </w:r>
            <w:r w:rsidR="00ED790D">
              <w:rPr>
                <w:rFonts w:hint="eastAsia"/>
              </w:rPr>
              <w:t>）、肌电传感器（</w:t>
            </w:r>
            <w:r w:rsidR="00ED790D">
              <w:rPr>
                <w:rFonts w:hint="eastAsia"/>
              </w:rPr>
              <w:t>EMG</w:t>
            </w:r>
            <w:r w:rsidR="00ED790D">
              <w:rPr>
                <w:rFonts w:hint="eastAsia"/>
              </w:rPr>
              <w:t>，</w:t>
            </w:r>
            <w:r w:rsidR="00ED790D" w:rsidRPr="00ED790D">
              <w:t>Electromyography</w:t>
            </w:r>
            <w:r w:rsidR="00ED790D">
              <w:rPr>
                <w:rFonts w:hint="eastAsia"/>
              </w:rPr>
              <w:t>）和心电传感器（</w:t>
            </w:r>
            <w:r w:rsidR="00ED790D">
              <w:rPr>
                <w:rFonts w:hint="eastAsia"/>
              </w:rPr>
              <w:t>ECG</w:t>
            </w:r>
            <w:r w:rsidR="00ED790D">
              <w:rPr>
                <w:rFonts w:hint="eastAsia"/>
              </w:rPr>
              <w:t>，</w:t>
            </w:r>
            <w:r w:rsidR="00ED790D" w:rsidRPr="00ED790D">
              <w:t>Electrocardiogram</w:t>
            </w:r>
            <w:r w:rsidR="00ED790D">
              <w:rPr>
                <w:rFonts w:hint="eastAsia"/>
              </w:rPr>
              <w:t>）</w:t>
            </w:r>
            <w:r w:rsidRPr="00E6310B">
              <w:rPr>
                <w:kern w:val="24"/>
              </w:rPr>
              <w:t>）的数据可以在同一时间基准下进行准确采集，</w:t>
            </w:r>
            <w:r w:rsidRPr="00E6310B">
              <w:rPr>
                <w:kern w:val="24"/>
              </w:rPr>
              <w:t xml:space="preserve"> </w:t>
            </w:r>
            <w:r w:rsidRPr="00E6310B">
              <w:rPr>
                <w:kern w:val="24"/>
              </w:rPr>
              <w:t>并传输到后端进行集中处理，并在网页对处理后的传感器数据进行可视化展示，使用者或者管理者可以在不同设备同时监测到多个人的多种身体指标数据</w:t>
            </w:r>
            <w:r w:rsidR="007F1344">
              <w:rPr>
                <w:rFonts w:hint="eastAsia"/>
                <w:kern w:val="24"/>
              </w:rPr>
              <w:t>和工效学参数</w:t>
            </w:r>
            <w:r w:rsidRPr="00E6310B">
              <w:rPr>
                <w:kern w:val="24"/>
              </w:rPr>
              <w:t>，实现真正意义上的远程实时</w:t>
            </w:r>
            <w:r w:rsidR="007F1344">
              <w:rPr>
                <w:rFonts w:hint="eastAsia"/>
                <w:kern w:val="24"/>
              </w:rPr>
              <w:t>工效学</w:t>
            </w:r>
            <w:r w:rsidRPr="00E6310B">
              <w:rPr>
                <w:kern w:val="24"/>
              </w:rPr>
              <w:t>监测。该远程监测系统的应用，能够有效弥补在人体监测数据方面存在的不足，极大地丰富样本量以及数据量，为后续更深入的健康分析、医学研究等诸多领域提供坚实的数据支撑，助力相关行业更好地发展。</w:t>
            </w:r>
          </w:p>
          <w:p w14:paraId="3CF4E54C" w14:textId="60AB0F24" w:rsidR="00124AEB" w:rsidRDefault="004E16A5" w:rsidP="00E065C5">
            <w:pPr>
              <w:ind w:firstLine="480"/>
              <w:rPr>
                <w:kern w:val="24"/>
              </w:rPr>
            </w:pPr>
            <w:r>
              <w:rPr>
                <w:rFonts w:hint="eastAsia"/>
              </w:rPr>
              <w:t>3</w:t>
            </w:r>
            <w:r>
              <w:rPr>
                <w:rFonts w:hint="eastAsia"/>
              </w:rPr>
              <w:t>、</w:t>
            </w:r>
            <w:r>
              <w:rPr>
                <w:rFonts w:hint="eastAsia"/>
                <w:kern w:val="24"/>
              </w:rPr>
              <w:t>应用价值</w:t>
            </w:r>
          </w:p>
          <w:p w14:paraId="14ED2EFB" w14:textId="4C9DCB9A" w:rsidR="006D2B1A" w:rsidRPr="006D2B1A" w:rsidRDefault="006D2B1A" w:rsidP="00E065C5">
            <w:pPr>
              <w:ind w:firstLine="480"/>
            </w:pPr>
            <w:r w:rsidRPr="006D2B1A">
              <w:t>本研究可以应用于支持大量用户多种智能可穿戴设备实时连接与数据传输，</w:t>
            </w:r>
            <w:r>
              <w:rPr>
                <w:rFonts w:hint="eastAsia"/>
              </w:rPr>
              <w:t>满足多场景的</w:t>
            </w:r>
            <w:r w:rsidR="007F1344">
              <w:rPr>
                <w:rFonts w:hint="eastAsia"/>
              </w:rPr>
              <w:t>工效学</w:t>
            </w:r>
            <w:r>
              <w:rPr>
                <w:rFonts w:hint="eastAsia"/>
              </w:rPr>
              <w:t>健康监测需求，</w:t>
            </w:r>
            <w:r w:rsidRPr="006D2B1A">
              <w:t>确保</w:t>
            </w:r>
            <w:r w:rsidR="00DD04B2">
              <w:rPr>
                <w:rFonts w:hint="eastAsia"/>
              </w:rPr>
              <w:t>在</w:t>
            </w:r>
            <w:r w:rsidRPr="006D2B1A">
              <w:t>复杂环境下</w:t>
            </w:r>
            <w:r w:rsidR="00DD04B2">
              <w:rPr>
                <w:rFonts w:hint="eastAsia"/>
              </w:rPr>
              <w:t>对工人</w:t>
            </w:r>
            <w:r w:rsidRPr="006D2B1A">
              <w:t>大范围、长距离且稳定可靠的健康监测。在实际工作场景中，有诸多需要此类健康监测的群体。例如，</w:t>
            </w:r>
            <w:r w:rsidR="008A6E69">
              <w:rPr>
                <w:rFonts w:hint="eastAsia"/>
              </w:rPr>
              <w:t>隧道</w:t>
            </w:r>
            <w:r w:rsidRPr="006D2B1A">
              <w:t>工人、高空作业人员、</w:t>
            </w:r>
            <w:r w:rsidR="00A73CC0">
              <w:rPr>
                <w:rFonts w:hint="eastAsia"/>
              </w:rPr>
              <w:t>医疗工作者</w:t>
            </w:r>
            <w:r w:rsidRPr="006D2B1A">
              <w:t>的健康监测。本研究为这类管理人员与被监测人员距离较远，却又急需实时监测各项健康指标的群体，提供了一种行之有效的解决方案，在保障</w:t>
            </w:r>
            <w:r w:rsidR="00DD04B2">
              <w:rPr>
                <w:rFonts w:hint="eastAsia"/>
              </w:rPr>
              <w:t>工人</w:t>
            </w:r>
            <w:r w:rsidRPr="006D2B1A">
              <w:t>健康、提升工作安全性等方面有着不可忽视的积极作用。</w:t>
            </w:r>
          </w:p>
          <w:p w14:paraId="1A0D7784" w14:textId="63AA9523" w:rsidR="00124AEB" w:rsidRDefault="004E16A5" w:rsidP="00E065C5">
            <w:pPr>
              <w:ind w:firstLine="480"/>
              <w:rPr>
                <w:kern w:val="24"/>
              </w:rPr>
            </w:pPr>
            <w:r>
              <w:rPr>
                <w:rFonts w:hint="eastAsia"/>
              </w:rPr>
              <w:t>4</w:t>
            </w:r>
            <w:r>
              <w:rPr>
                <w:rFonts w:hint="eastAsia"/>
              </w:rPr>
              <w:t>、</w:t>
            </w:r>
            <w:r>
              <w:rPr>
                <w:rFonts w:hint="eastAsia"/>
                <w:kern w:val="24"/>
              </w:rPr>
              <w:t>选题的创新性</w:t>
            </w:r>
          </w:p>
          <w:p w14:paraId="6A6C8805" w14:textId="406C94D4" w:rsidR="006D2B1A" w:rsidRDefault="006D2B1A" w:rsidP="00E065C5">
            <w:pPr>
              <w:ind w:firstLine="480"/>
            </w:pPr>
            <w:r>
              <w:rPr>
                <w:rFonts w:hint="eastAsia"/>
              </w:rPr>
              <w:t>（</w:t>
            </w:r>
            <w:r>
              <w:rPr>
                <w:rFonts w:hint="eastAsia"/>
              </w:rPr>
              <w:t>1</w:t>
            </w:r>
            <w:r>
              <w:rPr>
                <w:rFonts w:hint="eastAsia"/>
              </w:rPr>
              <w:t>）</w:t>
            </w:r>
            <w:r w:rsidR="00D03701" w:rsidRPr="00D03701">
              <w:rPr>
                <w:rFonts w:hint="eastAsia"/>
              </w:rPr>
              <w:t>实现低成本低侵入性的多模态可穿戴传感器系统设计</w:t>
            </w:r>
            <w:r w:rsidR="00AE35E2">
              <w:rPr>
                <w:rFonts w:hint="eastAsia"/>
              </w:rPr>
              <w:t>。</w:t>
            </w:r>
          </w:p>
          <w:p w14:paraId="1F2A0110" w14:textId="20965392" w:rsidR="006D2B1A" w:rsidRDefault="006D2B1A" w:rsidP="00E065C5">
            <w:pPr>
              <w:ind w:firstLine="480"/>
            </w:pPr>
            <w:r>
              <w:rPr>
                <w:rFonts w:hint="eastAsia"/>
              </w:rPr>
              <w:t>（</w:t>
            </w:r>
            <w:r>
              <w:rPr>
                <w:rFonts w:hint="eastAsia"/>
              </w:rPr>
              <w:t>2</w:t>
            </w:r>
            <w:r>
              <w:rPr>
                <w:rFonts w:hint="eastAsia"/>
              </w:rPr>
              <w:t>）</w:t>
            </w:r>
            <w:r w:rsidR="00D03701" w:rsidRPr="00D03701">
              <w:rPr>
                <w:rFonts w:hint="eastAsia"/>
              </w:rPr>
              <w:t>实现多模态数据融合和数据同步采样和远程传输方案</w:t>
            </w:r>
            <w:r w:rsidR="00AE35E2">
              <w:rPr>
                <w:rFonts w:hint="eastAsia"/>
              </w:rPr>
              <w:t>。</w:t>
            </w:r>
          </w:p>
          <w:p w14:paraId="6C98BEE6" w14:textId="4210D79D" w:rsidR="0021777D" w:rsidRDefault="0021777D" w:rsidP="00E065C5">
            <w:pPr>
              <w:ind w:firstLine="480"/>
            </w:pPr>
            <w:r>
              <w:rPr>
                <w:rFonts w:hint="eastAsia"/>
              </w:rPr>
              <w:t>（</w:t>
            </w:r>
            <w:r>
              <w:rPr>
                <w:rFonts w:hint="eastAsia"/>
              </w:rPr>
              <w:t>3</w:t>
            </w:r>
            <w:r>
              <w:rPr>
                <w:rFonts w:hint="eastAsia"/>
              </w:rPr>
              <w:t>）</w:t>
            </w:r>
            <w:r w:rsidR="00D03701">
              <w:rPr>
                <w:rFonts w:hint="eastAsia"/>
              </w:rPr>
              <w:t>实现基于多模态传感器数据的</w:t>
            </w:r>
            <w:r w:rsidR="00D03701" w:rsidRPr="00B111F7">
              <w:rPr>
                <w:rFonts w:hint="eastAsia"/>
              </w:rPr>
              <w:t>工效学</w:t>
            </w:r>
            <w:r w:rsidR="00D03701">
              <w:rPr>
                <w:rFonts w:hint="eastAsia"/>
              </w:rPr>
              <w:t>风险</w:t>
            </w:r>
            <w:r w:rsidR="00D03701" w:rsidRPr="00B111F7">
              <w:rPr>
                <w:rFonts w:hint="eastAsia"/>
              </w:rPr>
              <w:t>监测</w:t>
            </w:r>
            <w:r w:rsidR="00D03701">
              <w:rPr>
                <w:rFonts w:hint="eastAsia"/>
              </w:rPr>
              <w:t>算法</w:t>
            </w:r>
            <w:r w:rsidR="00AE35E2">
              <w:rPr>
                <w:rFonts w:hint="eastAsia"/>
              </w:rPr>
              <w:t>。</w:t>
            </w:r>
          </w:p>
          <w:p w14:paraId="208FF3C1" w14:textId="46E24149" w:rsidR="00E73AFC" w:rsidRDefault="004E16A5" w:rsidP="00E065C5">
            <w:pPr>
              <w:ind w:firstLine="480"/>
              <w:rPr>
                <w:kern w:val="24"/>
              </w:rPr>
            </w:pPr>
            <w:r>
              <w:rPr>
                <w:rFonts w:hint="eastAsia"/>
              </w:rPr>
              <w:t>5</w:t>
            </w:r>
            <w:r>
              <w:rPr>
                <w:rFonts w:hint="eastAsia"/>
              </w:rPr>
              <w:t>、</w:t>
            </w:r>
            <w:r>
              <w:rPr>
                <w:rFonts w:hint="eastAsia"/>
                <w:kern w:val="24"/>
              </w:rPr>
              <w:t>国内外研究现状及水平</w:t>
            </w:r>
          </w:p>
          <w:p w14:paraId="09B3BBFD" w14:textId="404B82BA" w:rsidR="006F32FB" w:rsidRDefault="00A73CC0" w:rsidP="001C671D">
            <w:pPr>
              <w:ind w:firstLine="480"/>
              <w:rPr>
                <w:kern w:val="24"/>
              </w:rPr>
            </w:pPr>
            <w:r>
              <w:rPr>
                <w:rFonts w:hint="eastAsia"/>
                <w:kern w:val="24"/>
              </w:rPr>
              <w:t>对工人进行工效学监测在国内外都是研究重点。在智能可穿戴设备持续发展的同时，需要有配套的工效学监测系统，</w:t>
            </w:r>
            <w:proofErr w:type="gramStart"/>
            <w:r>
              <w:rPr>
                <w:rFonts w:hint="eastAsia"/>
                <w:kern w:val="24"/>
              </w:rPr>
              <w:t>来结合</w:t>
            </w:r>
            <w:proofErr w:type="gramEnd"/>
            <w:r>
              <w:rPr>
                <w:rFonts w:hint="eastAsia"/>
                <w:kern w:val="24"/>
              </w:rPr>
              <w:t>不同的使用工作场景和工作类型来充分利用传感器的数据，达到工效学监测的功能，以便提供高效、准确的干预。以下是国内外工效学健康监测系统相关的研究现状。</w:t>
            </w:r>
          </w:p>
          <w:p w14:paraId="7320C637" w14:textId="6ADA542C" w:rsidR="00735A69" w:rsidRPr="00213CF5" w:rsidRDefault="00735A69" w:rsidP="00213CF5">
            <w:pPr>
              <w:pStyle w:val="aa"/>
              <w:numPr>
                <w:ilvl w:val="0"/>
                <w:numId w:val="4"/>
              </w:numPr>
              <w:ind w:firstLineChars="0"/>
              <w:rPr>
                <w:kern w:val="24"/>
              </w:rPr>
            </w:pPr>
            <w:r w:rsidRPr="00213CF5">
              <w:rPr>
                <w:rFonts w:hint="eastAsia"/>
                <w:kern w:val="24"/>
              </w:rPr>
              <w:t>国</w:t>
            </w:r>
            <w:r w:rsidR="00C44C4C" w:rsidRPr="00213CF5">
              <w:rPr>
                <w:rFonts w:hint="eastAsia"/>
                <w:kern w:val="24"/>
              </w:rPr>
              <w:t>内</w:t>
            </w:r>
            <w:r w:rsidRPr="00213CF5">
              <w:rPr>
                <w:rFonts w:hint="eastAsia"/>
                <w:kern w:val="24"/>
              </w:rPr>
              <w:t>研究现状</w:t>
            </w:r>
          </w:p>
          <w:p w14:paraId="579CF06D" w14:textId="0935D9F6" w:rsidR="00213CF5" w:rsidRDefault="00213CF5" w:rsidP="00213CF5">
            <w:pPr>
              <w:ind w:firstLine="480"/>
              <w:rPr>
                <w:kern w:val="24"/>
              </w:rPr>
            </w:pPr>
            <w:r>
              <w:rPr>
                <w:rFonts w:hint="eastAsia"/>
                <w:kern w:val="24"/>
              </w:rPr>
              <w:t>国内针对工效学监测系统也有一定的研究。在线监测此前广泛应用于医疗、环境、交通运输行业。为了弥补职业病监测和预警的不足，</w:t>
            </w:r>
            <w:proofErr w:type="gramStart"/>
            <w:r w:rsidRPr="00213CF5">
              <w:rPr>
                <w:rFonts w:hint="eastAsia"/>
                <w:kern w:val="24"/>
              </w:rPr>
              <w:t>李</w:t>
            </w:r>
            <w:r>
              <w:rPr>
                <w:rFonts w:hint="eastAsia"/>
                <w:kern w:val="24"/>
              </w:rPr>
              <w:t>省吾等</w:t>
            </w:r>
            <w:proofErr w:type="gramEnd"/>
            <w:r w:rsidR="0076307F">
              <w:rPr>
                <w:kern w:val="24"/>
              </w:rPr>
              <w:fldChar w:fldCharType="begin"/>
            </w:r>
            <w:r w:rsidR="00C97409">
              <w:rPr>
                <w:kern w:val="24"/>
              </w:rPr>
              <w:instrText xml:space="preserve"> ADDIN ZOTERO_ITEM CSL_CITATION {"citationID":"9sIUR24k","properties":{"formattedCitation":"\\super [22]\\nosupersub{}","plainCitation":"[22]","noteIndex":0},"citationItems":[{"id":810,"uris":["http://zotero.org/users/16938336/items/CVI7UJV2"],"itemData":</w:instrText>
            </w:r>
            <w:r w:rsidR="00C97409">
              <w:rPr>
                <w:rFonts w:hint="eastAsia"/>
                <w:kern w:val="24"/>
              </w:rPr>
              <w:instrText>{"id":810,"type":"article-journal","abstract":"&amp;lt;</w:instrText>
            </w:r>
            <w:r w:rsidR="00C97409">
              <w:rPr>
                <w:rFonts w:hint="eastAsia"/>
                <w:kern w:val="24"/>
              </w:rPr>
              <w:instrText>正</w:instrText>
            </w:r>
            <w:r w:rsidR="00C97409">
              <w:rPr>
                <w:rFonts w:hint="eastAsia"/>
                <w:kern w:val="24"/>
              </w:rPr>
              <w:instrText>&amp;gt;</w:instrText>
            </w:r>
            <w:r w:rsidR="00C97409">
              <w:rPr>
                <w:rFonts w:hint="eastAsia"/>
                <w:kern w:val="24"/>
              </w:rPr>
              <w:instrText>为解决现有职业病危害因素检测存在的不足，以及国家加强职业病危害重点防治场所的监测与管理要求，本文研究基于物联网</w:instrText>
            </w:r>
            <w:r w:rsidR="00C97409">
              <w:rPr>
                <w:rFonts w:hint="eastAsia"/>
                <w:kern w:val="24"/>
              </w:rPr>
              <w:instrText>DCM</w:instrText>
            </w:r>
            <w:r w:rsidR="00C97409">
              <w:rPr>
                <w:rFonts w:hint="eastAsia"/>
                <w:kern w:val="24"/>
              </w:rPr>
              <w:instrText>体系架构，设计了一套职业健康智能化监测平台，实现对企业职业健康危害因素的在线监测、预警及管理。实现企业及监管机构对生产作业场所的职业危害的全过程监测、预警及管理，符合《职业病防治法》的要求，保障员工在生产活动中的职业健康。</w:instrText>
            </w:r>
            <w:r w:rsidR="00C97409">
              <w:rPr>
                <w:rFonts w:hint="eastAsia"/>
                <w:kern w:val="24"/>
              </w:rPr>
              <w:instrText>","container-title":"</w:instrText>
            </w:r>
            <w:r w:rsidR="00C97409">
              <w:rPr>
                <w:rFonts w:hint="eastAsia"/>
                <w:kern w:val="24"/>
              </w:rPr>
              <w:instrText>劳动保护</w:instrText>
            </w:r>
            <w:r w:rsidR="00C97409">
              <w:rPr>
                <w:rFonts w:hint="eastAsia"/>
                <w:kern w:val="24"/>
              </w:rPr>
              <w:instrText xml:space="preserve">","issue":"8","language":"zh-CN","note":"download: 151\nalbum: </w:instrText>
            </w:r>
            <w:r w:rsidR="00C97409">
              <w:rPr>
                <w:rFonts w:hint="eastAsia"/>
                <w:kern w:val="24"/>
              </w:rPr>
              <w:instrText>工程科技Ⅰ辑</w:instrText>
            </w:r>
            <w:r w:rsidR="00C97409">
              <w:rPr>
                <w:rFonts w:hint="eastAsia"/>
                <w:kern w:val="24"/>
              </w:rPr>
              <w:instrText>;</w:instrText>
            </w:r>
            <w:r w:rsidR="00C97409">
              <w:rPr>
                <w:rFonts w:hint="eastAsia"/>
                <w:kern w:val="24"/>
              </w:rPr>
              <w:instrText>医药卫生科技</w:instrText>
            </w:r>
            <w:r w:rsidR="00C97409">
              <w:rPr>
                <w:rFonts w:hint="eastAsia"/>
                <w:kern w:val="24"/>
              </w:rPr>
              <w:instrText>;</w:instrText>
            </w:r>
            <w:r w:rsidR="00C97409">
              <w:rPr>
                <w:rFonts w:hint="eastAsia"/>
                <w:kern w:val="24"/>
              </w:rPr>
              <w:instrText>信息科技</w:instrText>
            </w:r>
            <w:r w:rsidR="00C97409">
              <w:rPr>
                <w:rFonts w:hint="eastAsia"/>
                <w:kern w:val="24"/>
              </w:rPr>
              <w:instrText>\nCLC: TP391.44;TN929.5;R135\ndbcode: CJFQ\ndbname: CJFDLAST2022\nfilename: LDBH202208033","page":"86-88","source":"CNKI","title":"</w:instrText>
            </w:r>
            <w:r w:rsidR="00C97409">
              <w:rPr>
                <w:rFonts w:hint="eastAsia"/>
                <w:kern w:val="24"/>
              </w:rPr>
              <w:instrText>基于物联网的职业健康监测平台设计</w:instrText>
            </w:r>
            <w:r w:rsidR="00C97409">
              <w:rPr>
                <w:rFonts w:hint="eastAsia"/>
                <w:kern w:val="24"/>
              </w:rPr>
              <w:instrText>","author":[{"literal":"</w:instrText>
            </w:r>
            <w:r w:rsidR="00C97409">
              <w:rPr>
                <w:rFonts w:hint="eastAsia"/>
                <w:kern w:val="24"/>
              </w:rPr>
              <w:instrText>李省吾</w:instrText>
            </w:r>
            <w:r w:rsidR="00C97409">
              <w:rPr>
                <w:rFonts w:hint="eastAsia"/>
                <w:kern w:val="24"/>
              </w:rPr>
              <w:instrText>"},{"literal":"</w:instrText>
            </w:r>
            <w:r w:rsidR="00C97409">
              <w:rPr>
                <w:rFonts w:hint="eastAsia"/>
                <w:kern w:val="24"/>
              </w:rPr>
              <w:instrText>朱兴伟</w:instrText>
            </w:r>
            <w:r w:rsidR="00C97409">
              <w:rPr>
                <w:rFonts w:hint="eastAsia"/>
                <w:kern w:val="24"/>
              </w:rPr>
              <w:instrText>"},{"literal":"</w:instrText>
            </w:r>
            <w:r w:rsidR="00C97409">
              <w:rPr>
                <w:rFonts w:hint="eastAsia"/>
                <w:kern w:val="24"/>
              </w:rPr>
              <w:instrText>尧振宇</w:instrText>
            </w:r>
            <w:r w:rsidR="00C97409">
              <w:rPr>
                <w:rFonts w:hint="eastAsia"/>
                <w:kern w:val="24"/>
              </w:rPr>
              <w:instrText>"},{"literal":"</w:instrText>
            </w:r>
            <w:r w:rsidR="00C97409">
              <w:rPr>
                <w:rFonts w:hint="eastAsia"/>
                <w:kern w:val="24"/>
              </w:rPr>
              <w:instrText>田望弘</w:instrText>
            </w:r>
            <w:r w:rsidR="00C97409">
              <w:rPr>
                <w:rFonts w:hint="eastAsia"/>
                <w:kern w:val="24"/>
              </w:rPr>
              <w:instrText xml:space="preserve">"}],"issued":{"date-parts":[["2022"]]}}}],"schema":"https://github.com/citation-style-language/schema/raw/master/csl-citation.json"} </w:instrText>
            </w:r>
            <w:r w:rsidR="0076307F">
              <w:rPr>
                <w:kern w:val="24"/>
              </w:rPr>
              <w:fldChar w:fldCharType="separate"/>
            </w:r>
            <w:r w:rsidR="00C97409" w:rsidRPr="00C97409">
              <w:rPr>
                <w:kern w:val="0"/>
                <w:vertAlign w:val="superscript"/>
              </w:rPr>
              <w:t>[22]</w:t>
            </w:r>
            <w:r w:rsidR="0076307F">
              <w:rPr>
                <w:kern w:val="24"/>
              </w:rPr>
              <w:fldChar w:fldCharType="end"/>
            </w:r>
            <w:r>
              <w:rPr>
                <w:rFonts w:hint="eastAsia"/>
                <w:kern w:val="24"/>
              </w:rPr>
              <w:t>将工效学在线监测引入职业健康监测领域，</w:t>
            </w:r>
            <w:r w:rsidR="0076307F">
              <w:rPr>
                <w:rFonts w:hint="eastAsia"/>
                <w:kern w:val="24"/>
              </w:rPr>
              <w:t>提出将监测平台结构分为数据采集层、集中层和管理层，实现了对应的监测、预警和管理，对工效学监测的推进起到了积极的作用。</w:t>
            </w:r>
          </w:p>
          <w:p w14:paraId="719AB8EC" w14:textId="465A2C0D" w:rsidR="00E95EDF" w:rsidRDefault="00E95EDF" w:rsidP="00213CF5">
            <w:pPr>
              <w:ind w:firstLine="480"/>
              <w:rPr>
                <w:kern w:val="24"/>
              </w:rPr>
            </w:pPr>
            <w:r>
              <w:rPr>
                <w:rFonts w:hint="eastAsia"/>
                <w:kern w:val="24"/>
              </w:rPr>
              <w:t>在工效学监测迅速推进的情况下，针对工作场景中的噪声问题，</w:t>
            </w:r>
            <w:r w:rsidRPr="00E95EDF">
              <w:rPr>
                <w:rFonts w:hint="eastAsia"/>
                <w:kern w:val="24"/>
              </w:rPr>
              <w:t>成都市</w:t>
            </w:r>
            <w:proofErr w:type="gramStart"/>
            <w:r w:rsidRPr="00E95EDF">
              <w:rPr>
                <w:rFonts w:hint="eastAsia"/>
                <w:kern w:val="24"/>
              </w:rPr>
              <w:t>青白江</w:t>
            </w:r>
            <w:r w:rsidRPr="00E95EDF">
              <w:rPr>
                <w:rFonts w:hint="eastAsia"/>
                <w:kern w:val="24"/>
              </w:rPr>
              <w:lastRenderedPageBreak/>
              <w:t>区疾病</w:t>
            </w:r>
            <w:proofErr w:type="gramEnd"/>
            <w:r w:rsidRPr="00E95EDF">
              <w:rPr>
                <w:rFonts w:hint="eastAsia"/>
                <w:kern w:val="24"/>
              </w:rPr>
              <w:t>预防控制中心</w:t>
            </w:r>
            <w:r>
              <w:rPr>
                <w:rFonts w:hint="eastAsia"/>
                <w:kern w:val="24"/>
              </w:rPr>
              <w:t>提出了利用声音传感器、摄像头结合在线监测软件来远程实时监测现场工作环境，将物联网技术运用在工效学监测，实现了工作场景的噪声管</w:t>
            </w:r>
            <w:r w:rsidR="007D3D63">
              <w:rPr>
                <w:kern w:val="24"/>
              </w:rPr>
              <w:fldChar w:fldCharType="begin"/>
            </w:r>
            <w:r w:rsidR="00C97409">
              <w:rPr>
                <w:kern w:val="24"/>
              </w:rPr>
              <w:instrText xml:space="preserve"> ADDIN ZOTERO_ITEM CSL_CITATION {"citationID":"UN1HSJbE","properties":{"formattedCitation":"\\super [23]\\nosupersub{}","plainCitation":"[23]","noteIndex":0},"citationItems":[{"id":826,"uris":["http://zotero.org/users/16938336/items/HRC8UVQD"],"itemData":</w:instrText>
            </w:r>
            <w:r w:rsidR="00C97409">
              <w:rPr>
                <w:rFonts w:hint="eastAsia"/>
                <w:kern w:val="24"/>
              </w:rPr>
              <w:instrText>{"id":826,"type":"article-journal","abstract":"</w:instrText>
            </w:r>
            <w:r w:rsidR="00C97409">
              <w:rPr>
                <w:rFonts w:hint="eastAsia"/>
                <w:kern w:val="24"/>
              </w:rPr>
              <w:instrText>本文通过对基于物联网的噪声危害监测系统基本框架介绍</w:instrText>
            </w:r>
            <w:r w:rsidR="00C97409">
              <w:rPr>
                <w:rFonts w:hint="eastAsia"/>
                <w:kern w:val="24"/>
              </w:rPr>
              <w:instrText>,</w:instrText>
            </w:r>
            <w:r w:rsidR="00C97409">
              <w:rPr>
                <w:rFonts w:hint="eastAsia"/>
                <w:kern w:val="24"/>
              </w:rPr>
              <w:instrText>分析职业健康在线监测工作原理。对试点单位在线监测数据的可靠性进行统计分析</w:instrText>
            </w:r>
            <w:r w:rsidR="00C97409">
              <w:rPr>
                <w:rFonts w:hint="eastAsia"/>
                <w:kern w:val="24"/>
              </w:rPr>
              <w:instrText>,</w:instrText>
            </w:r>
            <w:r w:rsidR="00C97409">
              <w:rPr>
                <w:rFonts w:hint="eastAsia"/>
                <w:kern w:val="24"/>
              </w:rPr>
              <w:instrText>对在线监测的现行管理优势进行介绍</w:instrText>
            </w:r>
            <w:r w:rsidR="00C97409">
              <w:rPr>
                <w:rFonts w:hint="eastAsia"/>
                <w:kern w:val="24"/>
              </w:rPr>
              <w:instrText>,</w:instrText>
            </w:r>
            <w:r w:rsidR="00C97409">
              <w:rPr>
                <w:rFonts w:hint="eastAsia"/>
                <w:kern w:val="24"/>
              </w:rPr>
              <w:instrText>并对进一步优化政策支持进行研究。</w:instrText>
            </w:r>
            <w:r w:rsidR="00C97409">
              <w:rPr>
                <w:rFonts w:hint="eastAsia"/>
                <w:kern w:val="24"/>
              </w:rPr>
              <w:instrText>","container-title":"</w:instrText>
            </w:r>
            <w:r w:rsidR="00C97409">
              <w:rPr>
                <w:rFonts w:hint="eastAsia"/>
                <w:kern w:val="24"/>
              </w:rPr>
              <w:instrText>中国卫生监督杂志</w:instrText>
            </w:r>
            <w:r w:rsidR="00C97409">
              <w:rPr>
                <w:rFonts w:hint="eastAsia"/>
                <w:kern w:val="24"/>
              </w:rPr>
              <w:instrText xml:space="preserve">","issue":"6","language":"zh-CN","note":"download: 122\nalbum: </w:instrText>
            </w:r>
            <w:r w:rsidR="00C97409">
              <w:rPr>
                <w:rFonts w:hint="eastAsia"/>
                <w:kern w:val="24"/>
              </w:rPr>
              <w:instrText>医药卫生科技</w:instrText>
            </w:r>
            <w:r w:rsidR="00C97409">
              <w:rPr>
                <w:rFonts w:hint="eastAsia"/>
                <w:kern w:val="24"/>
              </w:rPr>
              <w:instrText>;</w:instrText>
            </w:r>
            <w:r w:rsidR="00C97409">
              <w:rPr>
                <w:rFonts w:hint="eastAsia"/>
                <w:kern w:val="24"/>
              </w:rPr>
              <w:instrText>工程科技Ⅰ辑</w:instrText>
            </w:r>
            <w:r w:rsidR="00C97409">
              <w:rPr>
                <w:rFonts w:hint="eastAsia"/>
                <w:kern w:val="24"/>
              </w:rPr>
              <w:instrText>\nCLC: R134\ndbcode: CJFQ\ndbname: CJFDLAST2021\nfilename: WSJD202006015","page":"569-572","source":"CNKI","title":"</w:instrText>
            </w:r>
            <w:r w:rsidR="00C97409">
              <w:rPr>
                <w:rFonts w:hint="eastAsia"/>
                <w:kern w:val="24"/>
              </w:rPr>
              <w:instrText>基于物联网的作业场所噪声危害因素在线监测研究</w:instrText>
            </w:r>
            <w:r w:rsidR="00C97409">
              <w:rPr>
                <w:rFonts w:hint="eastAsia"/>
                <w:kern w:val="24"/>
              </w:rPr>
              <w:instrText>","volume":"27","author":[{"literal":"</w:instrText>
            </w:r>
            <w:r w:rsidR="00C97409">
              <w:rPr>
                <w:rFonts w:hint="eastAsia"/>
                <w:kern w:val="24"/>
              </w:rPr>
              <w:instrText>刘学来</w:instrText>
            </w:r>
            <w:r w:rsidR="00C97409">
              <w:rPr>
                <w:rFonts w:hint="eastAsia"/>
                <w:kern w:val="24"/>
              </w:rPr>
              <w:instrText>"},{"literal":"</w:instrText>
            </w:r>
            <w:r w:rsidR="00C97409">
              <w:rPr>
                <w:rFonts w:hint="eastAsia"/>
                <w:kern w:val="24"/>
              </w:rPr>
              <w:instrText>钟毅</w:instrText>
            </w:r>
            <w:r w:rsidR="00C97409">
              <w:rPr>
                <w:rFonts w:hint="eastAsia"/>
                <w:kern w:val="24"/>
              </w:rPr>
              <w:instrText>"}],"issued":{"date-parts":[["2020"]]}}}],"schema":"https://github</w:instrText>
            </w:r>
            <w:r w:rsidR="00C97409">
              <w:rPr>
                <w:kern w:val="24"/>
              </w:rPr>
              <w:instrText xml:space="preserve">.com/citation-style-language/schema/raw/master/csl-citation.json"} </w:instrText>
            </w:r>
            <w:r w:rsidR="007D3D63">
              <w:rPr>
                <w:kern w:val="24"/>
              </w:rPr>
              <w:fldChar w:fldCharType="separate"/>
            </w:r>
            <w:r w:rsidR="00C97409" w:rsidRPr="00C97409">
              <w:rPr>
                <w:kern w:val="0"/>
                <w:vertAlign w:val="superscript"/>
              </w:rPr>
              <w:t>[23]</w:t>
            </w:r>
            <w:r w:rsidR="007D3D63">
              <w:rPr>
                <w:kern w:val="24"/>
              </w:rPr>
              <w:fldChar w:fldCharType="end"/>
            </w:r>
            <w:r>
              <w:rPr>
                <w:rFonts w:hint="eastAsia"/>
                <w:kern w:val="24"/>
              </w:rPr>
              <w:t>。不过，整套监测系统只是针对固定工作场景的监测，无法对其中每一个工人都进行</w:t>
            </w:r>
            <w:r w:rsidR="007D3D63">
              <w:rPr>
                <w:rFonts w:hint="eastAsia"/>
                <w:kern w:val="24"/>
              </w:rPr>
              <w:t>个体差异化的在线监测。</w:t>
            </w:r>
          </w:p>
          <w:p w14:paraId="26A2B561" w14:textId="5660D515" w:rsidR="007D3D63" w:rsidRDefault="007D3D63" w:rsidP="00213CF5">
            <w:pPr>
              <w:ind w:firstLine="480"/>
              <w:rPr>
                <w:kern w:val="24"/>
              </w:rPr>
            </w:pPr>
            <w:r>
              <w:rPr>
                <w:rFonts w:hint="eastAsia"/>
                <w:kern w:val="24"/>
              </w:rPr>
              <w:t>针对个体差异化的工效学监测问题，</w:t>
            </w:r>
            <w:r w:rsidRPr="007D3D63">
              <w:rPr>
                <w:rFonts w:hint="eastAsia"/>
                <w:kern w:val="24"/>
              </w:rPr>
              <w:t>山东沂沭河水利工程有限公司</w:t>
            </w:r>
            <w:r>
              <w:rPr>
                <w:rFonts w:hint="eastAsia"/>
                <w:kern w:val="24"/>
              </w:rPr>
              <w:t>研究出了智能安全帽</w:t>
            </w:r>
            <w:r w:rsidR="00F40FDD">
              <w:rPr>
                <w:kern w:val="24"/>
              </w:rPr>
              <w:fldChar w:fldCharType="begin"/>
            </w:r>
            <w:r w:rsidR="00C97409">
              <w:rPr>
                <w:kern w:val="24"/>
              </w:rPr>
              <w:instrText xml:space="preserve"> ADDIN ZOTERO_ITEM CSL_CITATION {"citationID":"noiwzhaF","properties":{"formattedCitation":"\\super [24]\\nosupersub{}","plainCitation":"[24]","noteIndex":0},"citationItems":[{"id":830,"uris":["http://zotero.org/users/16938336/items/C3CG7288"],"itemData":</w:instrText>
            </w:r>
            <w:r w:rsidR="00C97409">
              <w:rPr>
                <w:rFonts w:hint="eastAsia"/>
                <w:kern w:val="24"/>
              </w:rPr>
              <w:instrText>{"id":830,"type":"article-journal","abstract":"</w:instrText>
            </w:r>
            <w:r w:rsidR="00C97409">
              <w:rPr>
                <w:rFonts w:hint="eastAsia"/>
                <w:kern w:val="24"/>
              </w:rPr>
              <w:instrText>本文主要介绍了智能安全帽的多样化功能及其在提升工作效率和保障安全生产中的重要作用，简要分析了我国土木工程行业现有智能安全帽的实时监控、数据记录与分析以及实时通讯等功能，强调了智能安全帽在安全生产中的实时监测与预警、精准定位与救援等关键作用，为使用者生命安全提供有力保障。最后，预测了智能安全帽技术的发展趋势，包括智能化水平提升、功能多样化、定制化服务以及市场拓展等趋势，表明智能安全帽将在更广泛的领域发挥更大的作用。</w:instrText>
            </w:r>
            <w:r w:rsidR="00C97409">
              <w:rPr>
                <w:rFonts w:hint="eastAsia"/>
                <w:kern w:val="24"/>
              </w:rPr>
              <w:instrText>","container-title":"</w:instrText>
            </w:r>
            <w:r w:rsidR="00C97409">
              <w:rPr>
                <w:rFonts w:hint="eastAsia"/>
                <w:kern w:val="24"/>
              </w:rPr>
              <w:instrText>价值工程</w:instrText>
            </w:r>
            <w:r w:rsidR="00C97409">
              <w:rPr>
                <w:rFonts w:hint="eastAsia"/>
                <w:kern w:val="24"/>
              </w:rPr>
              <w:instrText xml:space="preserve">","issue":"6","language":"zh-CN","note":"foundation: </w:instrText>
            </w:r>
            <w:r w:rsidR="00C97409">
              <w:rPr>
                <w:rFonts w:hint="eastAsia"/>
                <w:kern w:val="24"/>
              </w:rPr>
              <w:instrText>临沂大学大学生创新创业训练计划项目“面向土木水利工程领域的智能可穿戴安全帽开发研究”</w:instrText>
            </w:r>
            <w:r w:rsidR="00C97409">
              <w:rPr>
                <w:rFonts w:hint="eastAsia"/>
                <w:kern w:val="24"/>
              </w:rPr>
              <w:instrText>(</w:instrText>
            </w:r>
            <w:r w:rsidR="00C97409">
              <w:rPr>
                <w:rFonts w:hint="eastAsia"/>
                <w:kern w:val="24"/>
              </w:rPr>
              <w:instrText>项目编号</w:instrText>
            </w:r>
            <w:r w:rsidR="00C97409">
              <w:rPr>
                <w:rFonts w:hint="eastAsia"/>
                <w:kern w:val="24"/>
              </w:rPr>
              <w:instrText>:X202410452608)</w:instrText>
            </w:r>
            <w:r w:rsidR="00C97409">
              <w:rPr>
                <w:rFonts w:hint="eastAsia"/>
                <w:kern w:val="24"/>
              </w:rPr>
              <w:instrText>；</w:instrText>
            </w:r>
            <w:r w:rsidR="00C97409">
              <w:rPr>
                <w:rFonts w:hint="eastAsia"/>
                <w:kern w:val="24"/>
              </w:rPr>
              <w:instrText xml:space="preserve">\ndownload: 308\nalbum: </w:instrText>
            </w:r>
            <w:r w:rsidR="00C97409">
              <w:rPr>
                <w:rFonts w:hint="eastAsia"/>
                <w:kern w:val="24"/>
              </w:rPr>
              <w:instrText>工程科技Ⅱ辑</w:instrText>
            </w:r>
            <w:r w:rsidR="00C97409">
              <w:rPr>
                <w:rFonts w:hint="eastAsia"/>
                <w:kern w:val="24"/>
              </w:rPr>
              <w:instrText>;</w:instrText>
            </w:r>
            <w:r w:rsidR="00C97409">
              <w:rPr>
                <w:rFonts w:hint="eastAsia"/>
                <w:kern w:val="24"/>
              </w:rPr>
              <w:instrText>经济与管理科学</w:instrText>
            </w:r>
            <w:r w:rsidR="00C97409">
              <w:rPr>
                <w:rFonts w:hint="eastAsia"/>
                <w:kern w:val="24"/>
              </w:rPr>
              <w:instrText>;</w:instrText>
            </w:r>
            <w:r w:rsidR="00C97409">
              <w:rPr>
                <w:rFonts w:hint="eastAsia"/>
                <w:kern w:val="24"/>
              </w:rPr>
              <w:instrText>工程科技Ⅰ辑</w:instrText>
            </w:r>
            <w:r w:rsidR="00C97409">
              <w:rPr>
                <w:rFonts w:hint="eastAsia"/>
                <w:kern w:val="24"/>
              </w:rPr>
              <w:instrText>\nCLC: TU714\ndbcode: CJFQ\ndbname: CJFDLAST2025\nfilename: JZGC202506045","page":"152-155","source":"CNKI","title":"</w:instrText>
            </w:r>
            <w:r w:rsidR="00C97409">
              <w:rPr>
                <w:rFonts w:hint="eastAsia"/>
                <w:kern w:val="24"/>
              </w:rPr>
              <w:instrText>我国土木工程行业智能安全帽技术现状与发展趋势</w:instrText>
            </w:r>
            <w:r w:rsidR="00C97409">
              <w:rPr>
                <w:rFonts w:hint="eastAsia"/>
                <w:kern w:val="24"/>
              </w:rPr>
              <w:instrText>","volume":"44","author":[{"literal":"</w:instrText>
            </w:r>
            <w:r w:rsidR="00C97409">
              <w:rPr>
                <w:rFonts w:hint="eastAsia"/>
                <w:kern w:val="24"/>
              </w:rPr>
              <w:instrText>黄桂新</w:instrText>
            </w:r>
            <w:r w:rsidR="00C97409">
              <w:rPr>
                <w:rFonts w:hint="eastAsia"/>
                <w:kern w:val="24"/>
              </w:rPr>
              <w:instrText>"},{"literal":"</w:instrText>
            </w:r>
            <w:r w:rsidR="00C97409">
              <w:rPr>
                <w:rFonts w:hint="eastAsia"/>
                <w:kern w:val="24"/>
              </w:rPr>
              <w:instrText>陈世豪</w:instrText>
            </w:r>
            <w:r w:rsidR="00C97409">
              <w:rPr>
                <w:rFonts w:hint="eastAsia"/>
                <w:kern w:val="24"/>
              </w:rPr>
              <w:instrText>"},{"literal":"</w:instrText>
            </w:r>
            <w:r w:rsidR="00C97409">
              <w:rPr>
                <w:rFonts w:hint="eastAsia"/>
                <w:kern w:val="24"/>
              </w:rPr>
              <w:instrText>陈怀成</w:instrText>
            </w:r>
            <w:r w:rsidR="00C97409">
              <w:rPr>
                <w:rFonts w:hint="eastAsia"/>
                <w:kern w:val="24"/>
              </w:rPr>
              <w:instrText>"},{"literal":"</w:instrText>
            </w:r>
            <w:r w:rsidR="00C97409">
              <w:rPr>
                <w:rFonts w:hint="eastAsia"/>
                <w:kern w:val="24"/>
              </w:rPr>
              <w:instrText>张凯鑫</w:instrText>
            </w:r>
            <w:r w:rsidR="00C97409">
              <w:rPr>
                <w:rFonts w:hint="eastAsia"/>
                <w:kern w:val="24"/>
              </w:rPr>
              <w:instrText>"},{"literal":"</w:instrText>
            </w:r>
            <w:r w:rsidR="00C97409">
              <w:rPr>
                <w:rFonts w:hint="eastAsia"/>
                <w:kern w:val="24"/>
              </w:rPr>
              <w:instrText>郑玉坤</w:instrText>
            </w:r>
            <w:r w:rsidR="00C97409">
              <w:rPr>
                <w:rFonts w:hint="eastAsia"/>
                <w:kern w:val="24"/>
              </w:rPr>
              <w:instrText>"},{"literal":"</w:instrText>
            </w:r>
            <w:r w:rsidR="00C97409">
              <w:rPr>
                <w:rFonts w:hint="eastAsia"/>
                <w:kern w:val="24"/>
              </w:rPr>
              <w:instrText>徐东宇</w:instrText>
            </w:r>
            <w:r w:rsidR="00C97409">
              <w:rPr>
                <w:rFonts w:hint="eastAsia"/>
                <w:kern w:val="24"/>
              </w:rPr>
              <w:instrText>"}],"issued":{"date-parts":[["2025"]]}}}],"schema":"ht</w:instrText>
            </w:r>
            <w:r w:rsidR="00C97409">
              <w:rPr>
                <w:kern w:val="24"/>
              </w:rPr>
              <w:instrText xml:space="preserve">tps://github.com/citation-style-language/schema/raw/master/csl-citation.json"} </w:instrText>
            </w:r>
            <w:r w:rsidR="00F40FDD">
              <w:rPr>
                <w:kern w:val="24"/>
              </w:rPr>
              <w:fldChar w:fldCharType="separate"/>
            </w:r>
            <w:r w:rsidR="00C97409" w:rsidRPr="00C97409">
              <w:rPr>
                <w:kern w:val="0"/>
                <w:vertAlign w:val="superscript"/>
              </w:rPr>
              <w:t>[24]</w:t>
            </w:r>
            <w:r w:rsidR="00F40FDD">
              <w:rPr>
                <w:kern w:val="24"/>
              </w:rPr>
              <w:fldChar w:fldCharType="end"/>
            </w:r>
            <w:r>
              <w:rPr>
                <w:rFonts w:hint="eastAsia"/>
                <w:kern w:val="24"/>
              </w:rPr>
              <w:t>，不仅</w:t>
            </w:r>
            <w:r w:rsidR="00DD04B2">
              <w:rPr>
                <w:rFonts w:hint="eastAsia"/>
                <w:kern w:val="24"/>
              </w:rPr>
              <w:t>能</w:t>
            </w:r>
            <w:r>
              <w:rPr>
                <w:rFonts w:hint="eastAsia"/>
                <w:kern w:val="24"/>
              </w:rPr>
              <w:t>作为基本的防护装备，还内置了</w:t>
            </w:r>
            <w:r w:rsidR="00F40FDD">
              <w:rPr>
                <w:rFonts w:hint="eastAsia"/>
                <w:kern w:val="24"/>
              </w:rPr>
              <w:t>GPS</w:t>
            </w:r>
            <w:r w:rsidR="00F40FDD">
              <w:rPr>
                <w:rFonts w:hint="eastAsia"/>
                <w:kern w:val="24"/>
              </w:rPr>
              <w:t>定位技术与心率传感器，不仅可以得知每个工人的具体位置，还能对工人此时的身体健康状况进行简单的评估。还有的智能安全帽结合惯性传感器</w:t>
            </w:r>
            <w:r w:rsidR="00F40FDD">
              <w:rPr>
                <w:kern w:val="24"/>
              </w:rPr>
              <w:fldChar w:fldCharType="begin"/>
            </w:r>
            <w:r w:rsidR="00C97409">
              <w:rPr>
                <w:kern w:val="24"/>
              </w:rPr>
              <w:instrText xml:space="preserve"> ADDIN ZOTERO_ITEM CSL_CITATION {"citationID":"N0vgSKJ7","properties":{"formattedCitation":"\\super [25]\\nosupersub{}","plainCitation":"[25]","noteIndex":0},"citationItems":[{"id":832,"uris":["http://zotero.org/users/16938336/items/FQ4XDGYU"],"itemData":</w:instrText>
            </w:r>
            <w:r w:rsidR="00C97409">
              <w:rPr>
                <w:rFonts w:hint="eastAsia"/>
                <w:kern w:val="24"/>
              </w:rPr>
              <w:instrText>{"id":832,"type":"article-journal","abstract":"</w:instrText>
            </w:r>
            <w:r w:rsidR="00C97409">
              <w:rPr>
                <w:rFonts w:hint="eastAsia"/>
                <w:kern w:val="24"/>
              </w:rPr>
              <w:instrText>为了及时发现施工人员因意外摔伤，或由高温、心脏疾病引发的昏迷跌倒，设计了一种基于惯性传感器的智能安全帽人体跌倒检测系统，该设计采用北斗定位、跌倒检测、阿里云服务器等物联网技术，并结合</w:instrText>
            </w:r>
            <w:r w:rsidR="00C97409">
              <w:rPr>
                <w:rFonts w:hint="eastAsia"/>
                <w:kern w:val="24"/>
              </w:rPr>
              <w:instrText>MPU6050</w:instrText>
            </w:r>
            <w:r w:rsidR="00C97409">
              <w:rPr>
                <w:rFonts w:hint="eastAsia"/>
                <w:kern w:val="24"/>
              </w:rPr>
              <w:instrText>惯性传感器进行跌倒检测。当施工人员跌倒时，定位模块会定位施工人员所在位置，并上传到阿里云服务器，使得管理人员能够得到施工人员的位置信息，同时蜂鸣器报警，实现线上与线下双报警。结果表明，智能安全帽人体跌倒检测系统可以在更短时间内让施工人员得到医疗救助，减少意外情况对于施工人员的伤害。</w:instrText>
            </w:r>
            <w:r w:rsidR="00C97409">
              <w:rPr>
                <w:rFonts w:hint="eastAsia"/>
                <w:kern w:val="24"/>
              </w:rPr>
              <w:instrText>","container-title":"</w:instrText>
            </w:r>
            <w:r w:rsidR="00C97409">
              <w:rPr>
                <w:rFonts w:hint="eastAsia"/>
                <w:kern w:val="24"/>
              </w:rPr>
              <w:instrText>物联网技术</w:instrText>
            </w:r>
            <w:r w:rsidR="00C97409">
              <w:rPr>
                <w:rFonts w:hint="eastAsia"/>
                <w:kern w:val="24"/>
              </w:rPr>
              <w:instrText xml:space="preserve">","DOI":"10.16667/j.issn.2095-1302.2022.04.004","issue":"4","language":"zh-CN","note":"foundation: </w:instrText>
            </w:r>
            <w:r w:rsidR="00C97409">
              <w:rPr>
                <w:rFonts w:hint="eastAsia"/>
                <w:kern w:val="24"/>
              </w:rPr>
              <w:instrText>江苏省大学生创业训练项目</w:instrText>
            </w:r>
            <w:r w:rsidR="00C97409">
              <w:rPr>
                <w:rFonts w:hint="eastAsia"/>
                <w:kern w:val="24"/>
              </w:rPr>
              <w:instrText>(202113573099P)</w:instrText>
            </w:r>
            <w:r w:rsidR="00C97409">
              <w:rPr>
                <w:rFonts w:hint="eastAsia"/>
                <w:kern w:val="24"/>
              </w:rPr>
              <w:instrText>；</w:instrText>
            </w:r>
            <w:r w:rsidR="00C97409">
              <w:rPr>
                <w:rFonts w:hint="eastAsia"/>
                <w:kern w:val="24"/>
              </w:rPr>
              <w:instrText xml:space="preserve">\ndownload: 711\nalbum: </w:instrText>
            </w:r>
            <w:r w:rsidR="00C97409">
              <w:rPr>
                <w:rFonts w:hint="eastAsia"/>
                <w:kern w:val="24"/>
              </w:rPr>
              <w:instrText>信息科技</w:instrText>
            </w:r>
            <w:r w:rsidR="00C97409">
              <w:rPr>
                <w:rFonts w:hint="eastAsia"/>
                <w:kern w:val="24"/>
              </w:rPr>
              <w:instrText>;</w:instrText>
            </w:r>
            <w:r w:rsidR="00C97409">
              <w:rPr>
                <w:rFonts w:hint="eastAsia"/>
                <w:kern w:val="24"/>
              </w:rPr>
              <w:instrText>工程科技Ⅰ辑</w:instrText>
            </w:r>
            <w:r w:rsidR="00C97409">
              <w:rPr>
                <w:rFonts w:hint="eastAsia"/>
                <w:kern w:val="24"/>
              </w:rPr>
              <w:instrText>;</w:instrText>
            </w:r>
            <w:r w:rsidR="00C97409">
              <w:rPr>
                <w:rFonts w:hint="eastAsia"/>
                <w:kern w:val="24"/>
              </w:rPr>
              <w:instrText>工程科技Ⅱ辑</w:instrText>
            </w:r>
            <w:r w:rsidR="00C97409">
              <w:rPr>
                <w:rFonts w:hint="eastAsia"/>
                <w:kern w:val="24"/>
              </w:rPr>
              <w:instrText>\nCLC: TP212;TU714\ndbcode: CJFQ\ndbname: CJFDLAST2022\nfilename: WLWJ202204006","page":"14-16","source":"CNKI","title":"</w:instrText>
            </w:r>
            <w:r w:rsidR="00C97409">
              <w:rPr>
                <w:rFonts w:hint="eastAsia"/>
                <w:kern w:val="24"/>
              </w:rPr>
              <w:instrText>基于惯性传感器的智能安全帽人体跌倒检测系统设计</w:instrText>
            </w:r>
            <w:r w:rsidR="00C97409">
              <w:rPr>
                <w:rFonts w:hint="eastAsia"/>
                <w:kern w:val="24"/>
              </w:rPr>
              <w:instrText>","volume":"12","author":[{"literal":"</w:instrText>
            </w:r>
            <w:r w:rsidR="00C97409">
              <w:rPr>
                <w:rFonts w:hint="eastAsia"/>
                <w:kern w:val="24"/>
              </w:rPr>
              <w:instrText>梁楷博</w:instrText>
            </w:r>
            <w:r w:rsidR="00C97409">
              <w:rPr>
                <w:rFonts w:hint="eastAsia"/>
                <w:kern w:val="24"/>
              </w:rPr>
              <w:instrText>"},{"literal":"</w:instrText>
            </w:r>
            <w:r w:rsidR="00C97409">
              <w:rPr>
                <w:rFonts w:hint="eastAsia"/>
                <w:kern w:val="24"/>
              </w:rPr>
              <w:instrText>吴有龙</w:instrText>
            </w:r>
            <w:r w:rsidR="00C97409">
              <w:rPr>
                <w:rFonts w:hint="eastAsia"/>
                <w:kern w:val="24"/>
              </w:rPr>
              <w:instrText>"},{"literal":"</w:instrText>
            </w:r>
            <w:r w:rsidR="00C97409">
              <w:rPr>
                <w:rFonts w:hint="eastAsia"/>
                <w:kern w:val="24"/>
              </w:rPr>
              <w:instrText>苏杰</w:instrText>
            </w:r>
            <w:r w:rsidR="00C97409">
              <w:rPr>
                <w:rFonts w:hint="eastAsia"/>
                <w:kern w:val="24"/>
              </w:rPr>
              <w:instrText>"},{"literal":"</w:instrText>
            </w:r>
            <w:r w:rsidR="00C97409">
              <w:rPr>
                <w:rFonts w:hint="eastAsia"/>
                <w:kern w:val="24"/>
              </w:rPr>
              <w:instrText>沈亮</w:instrText>
            </w:r>
            <w:r w:rsidR="00C97409">
              <w:rPr>
                <w:rFonts w:hint="eastAsia"/>
                <w:kern w:val="24"/>
              </w:rPr>
              <w:instrText>"},{"literal":"</w:instrText>
            </w:r>
            <w:r w:rsidR="00C97409">
              <w:rPr>
                <w:rFonts w:hint="eastAsia"/>
                <w:kern w:val="24"/>
              </w:rPr>
              <w:instrText>潘星颖</w:instrText>
            </w:r>
            <w:r w:rsidR="00C97409">
              <w:rPr>
                <w:rFonts w:hint="eastAsia"/>
                <w:kern w:val="24"/>
              </w:rPr>
              <w:instrText>"},{"literal":"</w:instrText>
            </w:r>
            <w:r w:rsidR="00C97409">
              <w:rPr>
                <w:rFonts w:hint="eastAsia"/>
                <w:kern w:val="24"/>
              </w:rPr>
              <w:instrText>郑坤</w:instrText>
            </w:r>
            <w:r w:rsidR="00C97409">
              <w:rPr>
                <w:rFonts w:hint="eastAsia"/>
                <w:kern w:val="24"/>
              </w:rPr>
              <w:instrText>"},{"literal":"</w:instrText>
            </w:r>
            <w:r w:rsidR="00C97409">
              <w:rPr>
                <w:rFonts w:hint="eastAsia"/>
                <w:kern w:val="24"/>
              </w:rPr>
              <w:instrText>叶晴</w:instrText>
            </w:r>
            <w:r w:rsidR="00C97409">
              <w:rPr>
                <w:rFonts w:hint="eastAsia"/>
                <w:kern w:val="24"/>
              </w:rPr>
              <w:instrText xml:space="preserve">"}],"issued":{"date-parts":[["2022"]]}}}],"schema":"https://github.com/citation-style-language/schema/raw/master/csl-citation.json"} </w:instrText>
            </w:r>
            <w:r w:rsidR="00F40FDD">
              <w:rPr>
                <w:kern w:val="24"/>
              </w:rPr>
              <w:fldChar w:fldCharType="separate"/>
            </w:r>
            <w:r w:rsidR="00C97409" w:rsidRPr="00C97409">
              <w:rPr>
                <w:kern w:val="0"/>
                <w:vertAlign w:val="superscript"/>
              </w:rPr>
              <w:t>[25]</w:t>
            </w:r>
            <w:r w:rsidR="00F40FDD">
              <w:rPr>
                <w:kern w:val="24"/>
              </w:rPr>
              <w:fldChar w:fldCharType="end"/>
            </w:r>
            <w:r w:rsidR="00F40FDD">
              <w:rPr>
                <w:rFonts w:hint="eastAsia"/>
                <w:kern w:val="24"/>
              </w:rPr>
              <w:t>，结合加速度计和陀螺仪数据，对跌倒检测算法进行了优化，可以进行人体跌倒检测，为管理人员提供了更加全面的监测信息。</w:t>
            </w:r>
          </w:p>
          <w:p w14:paraId="1548817C" w14:textId="28A2A7DE" w:rsidR="00B92FAC" w:rsidRPr="00B92FAC" w:rsidRDefault="00B92FAC" w:rsidP="00B92FAC">
            <w:pPr>
              <w:ind w:firstLine="480"/>
            </w:pPr>
            <w:r>
              <w:rPr>
                <w:rFonts w:hint="eastAsia"/>
              </w:rPr>
              <w:t>针对信号干扰问题，同济大学和香港理工大学提出了一种针对重型机械作业人员的毫米波雷达非接触式监测系统，便于在恶劣环境下连续监测呼吸频率和心率，且不受光照和防护服影响，有巨大的应用前景</w:t>
            </w:r>
            <w:r>
              <w:fldChar w:fldCharType="begin"/>
            </w:r>
            <w:r w:rsidR="00085FF1">
              <w:instrText xml:space="preserve"> ADDIN ZOTERO_ITEM CSL_CITATION {"citationID":"SBCrqSTV","properties":{"formattedCitation":"\\super [26]\\nosupersub{}","plainCitation":"[26]","noteIndex":0},"citationItems":[{"id":843,"uris":["http://zotero.org/users/16938336/items/NBTX45MF"],"itemData":{"id":843,"type":"article-journal","abstract":"AbstractAccidents related to construction machinery primarily result from operators engaging\nin unsafe behavior. Continuous monitoring of the vital signs of heavy machinery operators\nis necessary to enable timely intervention in the event of abnormal ...","container-title":"Journal of Construction Engineering and Management","DOI":"10.1061/JCEMD4.COENG-14834","issue":"1","language":"en-US","license":"© 2024 American Society of Civil Engineers","note":"publisher: American Society of Civil Engineers","source":"ASCE","title":"Contactless vital-sign monitoring of construction machinery operators using millimeter-wave technology","URL":"https://ascelibrary.org/doi/10.1061/JCEMD4.COENG-14834","volume":"151","author":[{"literal":"Wang Jia"},{"literal":"Li Heng"},{"literal":"Han Shuai"},{"literal":"Guangbin Wang"},{"literal":"Ren Wei"}],"accessed":{"date-parts":[["2025",4,16]]},"issued":{"date-parts":[["2025",1,1]]}}}],"schema":"https://github.com/citation-style-language/schema/raw/master/csl-citation.json"} </w:instrText>
            </w:r>
            <w:r>
              <w:fldChar w:fldCharType="separate"/>
            </w:r>
            <w:r w:rsidR="00C97409" w:rsidRPr="00C97409">
              <w:rPr>
                <w:kern w:val="0"/>
                <w:vertAlign w:val="superscript"/>
              </w:rPr>
              <w:t>[26]</w:t>
            </w:r>
            <w:r>
              <w:fldChar w:fldCharType="end"/>
            </w:r>
            <w:r>
              <w:rPr>
                <w:rFonts w:hint="eastAsia"/>
              </w:rPr>
              <w:t>。</w:t>
            </w:r>
          </w:p>
          <w:p w14:paraId="53CA7EC7" w14:textId="3994E0C1" w:rsidR="00482235" w:rsidRPr="00213CF5" w:rsidRDefault="00977C48" w:rsidP="00213CF5">
            <w:pPr>
              <w:ind w:firstLine="480"/>
              <w:rPr>
                <w:kern w:val="24"/>
              </w:rPr>
            </w:pPr>
            <w:r>
              <w:rPr>
                <w:rFonts w:hint="eastAsia"/>
              </w:rPr>
              <w:t>在线监测系统</w:t>
            </w:r>
            <w:r w:rsidR="00ED790D">
              <w:rPr>
                <w:rFonts w:hint="eastAsia"/>
              </w:rPr>
              <w:t>除了应用于工效学</w:t>
            </w:r>
            <w:r>
              <w:rPr>
                <w:rFonts w:hint="eastAsia"/>
              </w:rPr>
              <w:t>，更多的是针对日常健康监测。</w:t>
            </w:r>
            <w:r w:rsidR="00482235">
              <w:rPr>
                <w:rFonts w:hint="eastAsia"/>
              </w:rPr>
              <w:t>西南交通大学开发了体温、心率的监测系统</w:t>
            </w:r>
            <w:r w:rsidR="00482235">
              <w:fldChar w:fldCharType="begin"/>
            </w:r>
            <w:r w:rsidR="00C97409">
              <w:instrText xml:space="preserve"> ADDIN ZOTERO_ITEM CSL_CITATION {"citationID":"5J66MWLb","properties":{"formattedCitation":"\\super [27]\\nosupersub{}","plainCitation":"[27]","noteIndex":0},"citationItems":[{"id":319,"uris":["http://zotero.org/users/local/tvwA4kvy/items/H5PH3V4D","http:</w:instrText>
            </w:r>
            <w:r w:rsidR="00C97409">
              <w:rPr>
                <w:rFonts w:hint="eastAsia"/>
              </w:rPr>
              <w:instrText>//zotero.org/users/16938336/items/H5PH3V4D"],"itemData":{"id":319,"type":"thesis","abstract":"</w:instrText>
            </w:r>
            <w:r w:rsidR="00C97409">
              <w:rPr>
                <w:rFonts w:hint="eastAsia"/>
              </w:rPr>
              <w:instrText>随着人们思想的转变</w:instrText>
            </w:r>
            <w:r w:rsidR="00C97409">
              <w:rPr>
                <w:rFonts w:hint="eastAsia"/>
              </w:rPr>
              <w:instrText>,</w:instrText>
            </w:r>
            <w:r w:rsidR="00C97409">
              <w:rPr>
                <w:rFonts w:hint="eastAsia"/>
              </w:rPr>
              <w:instrText>越来越多的社会公众开始关注健康问题</w:instrText>
            </w:r>
            <w:r w:rsidR="00C97409">
              <w:rPr>
                <w:rFonts w:hint="eastAsia"/>
              </w:rPr>
              <w:instrText>,</w:instrText>
            </w:r>
            <w:r w:rsidR="00C97409">
              <w:rPr>
                <w:rFonts w:hint="eastAsia"/>
              </w:rPr>
              <w:instrText>同时在各种先进的科学技术的支撑下</w:instrText>
            </w:r>
            <w:r w:rsidR="00C97409">
              <w:rPr>
                <w:rFonts w:hint="eastAsia"/>
              </w:rPr>
              <w:instrText>,</w:instrText>
            </w:r>
            <w:r w:rsidR="00C97409">
              <w:rPr>
                <w:rFonts w:hint="eastAsia"/>
              </w:rPr>
              <w:instrText>穿戴式医疗设备如雨后春笋般飞速发展。基于两者</w:instrText>
            </w:r>
            <w:r w:rsidR="00C97409">
              <w:rPr>
                <w:rFonts w:hint="eastAsia"/>
              </w:rPr>
              <w:instrText>,</w:instrText>
            </w:r>
            <w:r w:rsidR="00C97409">
              <w:rPr>
                <w:rFonts w:hint="eastAsia"/>
              </w:rPr>
              <w:instrText>提出面向智能穿戴的人体生理参数监测系统研发。为了满足这一需求</w:instrText>
            </w:r>
            <w:r w:rsidR="00C97409">
              <w:rPr>
                <w:rFonts w:hint="eastAsia"/>
              </w:rPr>
              <w:instrText>,</w:instrText>
            </w:r>
            <w:r w:rsidR="00C97409">
              <w:rPr>
                <w:rFonts w:hint="eastAsia"/>
              </w:rPr>
              <w:instrText>本文设计的健康状态监测系统可用于手腕处检测数据</w:instrText>
            </w:r>
            <w:r w:rsidR="00C97409">
              <w:rPr>
                <w:rFonts w:hint="eastAsia"/>
              </w:rPr>
              <w:instrText>,</w:instrText>
            </w:r>
            <w:r w:rsidR="00C97409">
              <w:rPr>
                <w:rFonts w:hint="eastAsia"/>
              </w:rPr>
              <w:instrText>通过蓝牙无线通信技术将监测到的数据传送到手机端或</w:instrText>
            </w:r>
            <w:r w:rsidR="00C97409">
              <w:rPr>
                <w:rFonts w:hint="eastAsia"/>
              </w:rPr>
              <w:instrText>PC</w:instrText>
            </w:r>
            <w:r w:rsidR="00C97409">
              <w:rPr>
                <w:rFonts w:hint="eastAsia"/>
              </w:rPr>
              <w:instrText>端</w:instrText>
            </w:r>
            <w:r w:rsidR="00C97409">
              <w:rPr>
                <w:rFonts w:hint="eastAsia"/>
              </w:rPr>
              <w:instrText>,</w:instrText>
            </w:r>
            <w:r w:rsidR="00C97409">
              <w:rPr>
                <w:rFonts w:hint="eastAsia"/>
              </w:rPr>
              <w:instrText>实时监测体温、心率和血氧。同时在</w:instrText>
            </w:r>
            <w:r w:rsidR="00C97409">
              <w:rPr>
                <w:rFonts w:hint="eastAsia"/>
              </w:rPr>
              <w:instrText>PC</w:instrText>
            </w:r>
            <w:r w:rsidR="00C97409">
              <w:rPr>
                <w:rFonts w:hint="eastAsia"/>
              </w:rPr>
              <w:instrText>端建立数据库系统</w:instrText>
            </w:r>
            <w:r w:rsidR="00C97409">
              <w:rPr>
                <w:rFonts w:hint="eastAsia"/>
              </w:rPr>
              <w:instrText>,</w:instrText>
            </w:r>
            <w:r w:rsidR="00C97409">
              <w:rPr>
                <w:rFonts w:hint="eastAsia"/>
              </w:rPr>
              <w:instrText>进而建立个人健康档案</w:instrText>
            </w:r>
            <w:r w:rsidR="00C97409">
              <w:rPr>
                <w:rFonts w:hint="eastAsia"/>
              </w:rPr>
              <w:instrText>,</w:instrText>
            </w:r>
            <w:r w:rsidR="00C97409">
              <w:rPr>
                <w:rFonts w:hint="eastAsia"/>
              </w:rPr>
              <w:instrText>实现对个人的健康状况管理。本文首先针对目前可穿戴医疗设备的功耗问题进行研究。对智能穿戴设备中的</w:instrText>
            </w:r>
            <w:r w:rsidR="00C97409">
              <w:rPr>
                <w:rFonts w:hint="eastAsia"/>
              </w:rPr>
              <w:instrText>MCU</w:instrText>
            </w:r>
            <w:r w:rsidR="00C97409">
              <w:rPr>
                <w:rFonts w:hint="eastAsia"/>
              </w:rPr>
              <w:instrText>和无线传输技术按照低功耗为主要选择条件</w:instrText>
            </w:r>
            <w:r w:rsidR="00C97409">
              <w:rPr>
                <w:rFonts w:hint="eastAsia"/>
              </w:rPr>
              <w:instrText>,</w:instrText>
            </w:r>
            <w:r w:rsidR="00C97409">
              <w:rPr>
                <w:rFonts w:hint="eastAsia"/>
              </w:rPr>
              <w:instrText>价格、体积等其他作为辅助因素。最后选择</w:instrText>
            </w:r>
            <w:r w:rsidR="00C97409">
              <w:rPr>
                <w:rFonts w:hint="eastAsia"/>
              </w:rPr>
              <w:instrText>STM32F103C8T6</w:instrText>
            </w:r>
            <w:r w:rsidR="00C97409">
              <w:rPr>
                <w:rFonts w:hint="eastAsia"/>
              </w:rPr>
              <w:instrText>作为本系统的核心处理器及</w:instrText>
            </w:r>
            <w:r w:rsidR="00C97409">
              <w:rPr>
                <w:rFonts w:hint="eastAsia"/>
              </w:rPr>
              <w:instrText>Bluetooth</w:instrText>
            </w:r>
            <w:r w:rsidR="00C97409">
              <w:rPr>
                <w:rFonts w:hint="eastAsia"/>
              </w:rPr>
              <w:instrText>作为无线通信方式。对人体健康生理参数中的体温、心率和血氧简单介绍</w:instrText>
            </w:r>
            <w:r w:rsidR="00C97409">
              <w:rPr>
                <w:rFonts w:hint="eastAsia"/>
              </w:rPr>
              <w:instrText>,</w:instrText>
            </w:r>
            <w:r w:rsidR="00C97409">
              <w:rPr>
                <w:rFonts w:hint="eastAsia"/>
              </w:rPr>
              <w:instrText>并对其测量方法进行对比分析。体温选择接触式测量的方法</w:instrText>
            </w:r>
            <w:r w:rsidR="00C97409">
              <w:rPr>
                <w:rFonts w:hint="eastAsia"/>
              </w:rPr>
              <w:instrText>;</w:instrText>
            </w:r>
            <w:r w:rsidR="00C97409">
              <w:rPr>
                <w:rFonts w:hint="eastAsia"/>
              </w:rPr>
              <w:instrText>根据人体组织的特点结合朗伯比尔定律选择光电容积法检测心率和血氧</w:instrText>
            </w:r>
            <w:r w:rsidR="00C97409">
              <w:rPr>
                <w:rFonts w:hint="eastAsia"/>
              </w:rPr>
              <w:instrText>,</w:instrText>
            </w:r>
            <w:r w:rsidR="00C97409">
              <w:rPr>
                <w:rFonts w:hint="eastAsia"/>
              </w:rPr>
              <w:instrText>同时选择双波长为</w:instrText>
            </w:r>
            <w:r w:rsidR="00C97409">
              <w:rPr>
                <w:rFonts w:hint="eastAsia"/>
              </w:rPr>
              <w:instrText>600nm</w:instrText>
            </w:r>
            <w:r w:rsidR="00C97409">
              <w:rPr>
                <w:rFonts w:hint="eastAsia"/>
              </w:rPr>
              <w:instrText>和</w:instrText>
            </w:r>
            <w:r w:rsidR="00C97409">
              <w:rPr>
                <w:rFonts w:hint="eastAsia"/>
              </w:rPr>
              <w:instrText>940nm</w:instrText>
            </w:r>
            <w:r w:rsidR="00C97409">
              <w:rPr>
                <w:rFonts w:hint="eastAsia"/>
              </w:rPr>
              <w:instrText>的光源来计算心率血氧</w:instrText>
            </w:r>
            <w:r w:rsidR="00C97409">
              <w:rPr>
                <w:rFonts w:hint="eastAsia"/>
              </w:rPr>
              <w:instrText>,</w:instrText>
            </w:r>
            <w:r w:rsidR="00C97409">
              <w:rPr>
                <w:rFonts w:hint="eastAsia"/>
              </w:rPr>
              <w:instrText>采用一阶差分滤波法获取心率</w:instrText>
            </w:r>
            <w:r w:rsidR="00C97409">
              <w:rPr>
                <w:rFonts w:hint="eastAsia"/>
              </w:rPr>
              <w:instrText>,</w:instrText>
            </w:r>
            <w:r w:rsidR="00C97409">
              <w:rPr>
                <w:rFonts w:hint="eastAsia"/>
              </w:rPr>
              <w:instrText>同时获取信号的直流和交流分量比值来计算血氧。然后对系统的硬件及软件部分进行研究设计。硬件部分包括对各个模块的外围电路的设计</w:instrText>
            </w:r>
            <w:r w:rsidR="00C97409">
              <w:rPr>
                <w:rFonts w:hint="eastAsia"/>
              </w:rPr>
              <w:instrText>,</w:instrText>
            </w:r>
            <w:r w:rsidR="00C97409">
              <w:rPr>
                <w:rFonts w:hint="eastAsia"/>
              </w:rPr>
              <w:instrText>其中有体温采集电路、心率血氧采集电路、蓝牙传输电路、</w:instrText>
            </w:r>
            <w:r w:rsidR="00C97409">
              <w:rPr>
                <w:rFonts w:hint="eastAsia"/>
              </w:rPr>
              <w:instrText>LCD</w:instrText>
            </w:r>
            <w:r w:rsidR="00C97409">
              <w:rPr>
                <w:rFonts w:hint="eastAsia"/>
              </w:rPr>
              <w:instrText>显示等电路设计</w:instrText>
            </w:r>
            <w:r w:rsidR="00C97409">
              <w:rPr>
                <w:rFonts w:hint="eastAsia"/>
              </w:rPr>
              <w:instrText>,</w:instrText>
            </w:r>
            <w:r w:rsidR="00C97409">
              <w:rPr>
                <w:rFonts w:hint="eastAsia"/>
              </w:rPr>
              <w:instrText>最终完成硬件系统。在软件系统的设计</w:instrText>
            </w:r>
            <w:r w:rsidR="00C97409">
              <w:rPr>
                <w:rFonts w:hint="eastAsia"/>
              </w:rPr>
              <w:instrText>,</w:instrText>
            </w:r>
            <w:r w:rsidR="00C97409">
              <w:rPr>
                <w:rFonts w:hint="eastAsia"/>
              </w:rPr>
              <w:instrText>通过对系统的需求分析来选用不同的软件。在下位机软件部分</w:instrText>
            </w:r>
            <w:r w:rsidR="00C97409">
              <w:rPr>
                <w:rFonts w:hint="eastAsia"/>
              </w:rPr>
              <w:instrText>,</w:instrText>
            </w:r>
            <w:r w:rsidR="00C97409">
              <w:rPr>
                <w:rFonts w:hint="eastAsia"/>
              </w:rPr>
              <w:instrText>通过设计与传感器对应的驱动程序来完成对生理信号的采集</w:instrText>
            </w:r>
            <w:r w:rsidR="00C97409">
              <w:rPr>
                <w:rFonts w:hint="eastAsia"/>
              </w:rPr>
              <w:instrText>,</w:instrText>
            </w:r>
            <w:r w:rsidR="00C97409">
              <w:rPr>
                <w:rFonts w:hint="eastAsia"/>
              </w:rPr>
              <w:instrText>并在微处理器中利用对应的算法计算得出心率和血氧值</w:instrText>
            </w:r>
            <w:r w:rsidR="00C97409">
              <w:rPr>
                <w:rFonts w:hint="eastAsia"/>
              </w:rPr>
              <w:instrText>,</w:instrText>
            </w:r>
            <w:r w:rsidR="00C97409">
              <w:rPr>
                <w:rFonts w:hint="eastAsia"/>
              </w:rPr>
              <w:instrText>在显示屏上实时的显示具体数值的同时将参数通过蓝牙发送到上位机部分</w:instrText>
            </w:r>
            <w:r w:rsidR="00C97409">
              <w:rPr>
                <w:rFonts w:hint="eastAsia"/>
              </w:rPr>
              <w:instrText>;</w:instrText>
            </w:r>
            <w:r w:rsidR="00C97409">
              <w:rPr>
                <w:rFonts w:hint="eastAsia"/>
              </w:rPr>
              <w:instrText>在</w:instrText>
            </w:r>
            <w:r w:rsidR="00C97409">
              <w:rPr>
                <w:rFonts w:hint="eastAsia"/>
              </w:rPr>
              <w:instrText>Visual Studio</w:instrText>
            </w:r>
            <w:r w:rsidR="00C97409">
              <w:rPr>
                <w:rFonts w:hint="eastAsia"/>
              </w:rPr>
              <w:instrText>中设计基于</w:instrText>
            </w:r>
            <w:r w:rsidR="00C97409">
              <w:rPr>
                <w:rFonts w:hint="eastAsia"/>
              </w:rPr>
              <w:instrText>C#</w:instrText>
            </w:r>
            <w:r w:rsidR="00C97409">
              <w:rPr>
                <w:rFonts w:hint="eastAsia"/>
              </w:rPr>
              <w:instrText>的上位机</w:instrText>
            </w:r>
            <w:r w:rsidR="00C97409">
              <w:rPr>
                <w:rFonts w:hint="eastAsia"/>
              </w:rPr>
              <w:instrText>,</w:instrText>
            </w:r>
            <w:r w:rsidR="00C97409">
              <w:rPr>
                <w:rFonts w:hint="eastAsia"/>
              </w:rPr>
              <w:instrText>实现对生理参数的可视化以及变化趋势的显示</w:instrText>
            </w:r>
            <w:r w:rsidR="00C97409">
              <w:rPr>
                <w:rFonts w:hint="eastAsia"/>
              </w:rPr>
              <w:instrText>,</w:instrText>
            </w:r>
            <w:r w:rsidR="00C97409">
              <w:rPr>
                <w:rFonts w:hint="eastAsia"/>
              </w:rPr>
              <w:instrText>同时在</w:instrText>
            </w:r>
            <w:r w:rsidR="00C97409">
              <w:rPr>
                <w:rFonts w:hint="eastAsia"/>
              </w:rPr>
              <w:instrText>SQL Sever</w:instrText>
            </w:r>
            <w:r w:rsidR="00C97409">
              <w:rPr>
                <w:rFonts w:hint="eastAsia"/>
              </w:rPr>
              <w:instrText>设计数据库模块</w:instrText>
            </w:r>
            <w:r w:rsidR="00C97409">
              <w:rPr>
                <w:rFonts w:hint="eastAsia"/>
              </w:rPr>
              <w:instrText>,</w:instrText>
            </w:r>
            <w:r w:rsidR="00C97409">
              <w:rPr>
                <w:rFonts w:hint="eastAsia"/>
              </w:rPr>
              <w:instrText>实现对数据的存储。最终完成对个人生理参数功能的智能穿戴监测系统的设计。通过对系统调试和测试</w:instrText>
            </w:r>
            <w:r w:rsidR="00C97409">
              <w:rPr>
                <w:rFonts w:hint="eastAsia"/>
              </w:rPr>
              <w:instrText>,</w:instrText>
            </w:r>
            <w:r w:rsidR="00C97409">
              <w:rPr>
                <w:rFonts w:hint="eastAsia"/>
              </w:rPr>
              <w:instrText>本系统能够准确的实时监测体温、心率和血氧。同时将人体的生理参数保存到数据库中</w:instrText>
            </w:r>
            <w:r w:rsidR="00C97409">
              <w:rPr>
                <w:rFonts w:hint="eastAsia"/>
              </w:rPr>
              <w:instrText>,</w:instrText>
            </w:r>
            <w:r w:rsidR="00C97409">
              <w:rPr>
                <w:rFonts w:hint="eastAsia"/>
              </w:rPr>
              <w:instrText>得到用户的日常生活状态下的指标参数</w:instrText>
            </w:r>
            <w:r w:rsidR="00C97409">
              <w:rPr>
                <w:rFonts w:hint="eastAsia"/>
              </w:rPr>
              <w:instrText>,</w:instrText>
            </w:r>
            <w:r w:rsidR="00C97409">
              <w:rPr>
                <w:rFonts w:hint="eastAsia"/>
              </w:rPr>
              <w:instrText>通过对不同时间段的指标参数进行分析对比获得人体指标的变化趋势</w:instrText>
            </w:r>
            <w:r w:rsidR="00C97409">
              <w:rPr>
                <w:rFonts w:hint="eastAsia"/>
              </w:rPr>
              <w:instrText>,</w:instrText>
            </w:r>
            <w:r w:rsidR="00C97409">
              <w:rPr>
                <w:rFonts w:hint="eastAsia"/>
              </w:rPr>
              <w:instrText>进而实现对用户的健康状况监测。</w:instrText>
            </w:r>
            <w:r w:rsidR="00C97409">
              <w:rPr>
                <w:rFonts w:hint="eastAsia"/>
              </w:rPr>
              <w:instrText>","genre":"</w:instrText>
            </w:r>
            <w:r w:rsidR="00C97409">
              <w:rPr>
                <w:rFonts w:hint="eastAsia"/>
              </w:rPr>
              <w:instrText>硕士学位论文</w:instrText>
            </w:r>
            <w:r w:rsidR="00C97409">
              <w:rPr>
                <w:rFonts w:hint="eastAsia"/>
              </w:rPr>
              <w:instrText xml:space="preserve">","language":"zh","note":"DOI: 10.27414/d.cnki.gxnju.2019.002957\nmajor: </w:instrText>
            </w:r>
            <w:r w:rsidR="00C97409">
              <w:rPr>
                <w:rFonts w:hint="eastAsia"/>
              </w:rPr>
              <w:instrText>机械工程（专业学位）</w:instrText>
            </w:r>
            <w:r w:rsidR="00C97409">
              <w:rPr>
                <w:rFonts w:hint="eastAsia"/>
              </w:rPr>
              <w:instrText xml:space="preserve">\ndownload: 1149\nalbum: </w:instrText>
            </w:r>
            <w:r w:rsidR="00C97409">
              <w:rPr>
                <w:rFonts w:hint="eastAsia"/>
              </w:rPr>
              <w:instrText>信息科技</w:instrText>
            </w:r>
            <w:r w:rsidR="00C97409">
              <w:rPr>
                <w:rFonts w:hint="eastAsia"/>
              </w:rPr>
              <w:instrText>\nCLC: TP368.33\ndbcode: CMFD\ndbname: CMFD202001\nfilename: 1020716221.nh","number-of-pages":"70","publisher":"</w:instrText>
            </w:r>
            <w:r w:rsidR="00C97409">
              <w:rPr>
                <w:rFonts w:hint="eastAsia"/>
              </w:rPr>
              <w:instrText>西南交通大学</w:instrText>
            </w:r>
            <w:r w:rsidR="00C97409">
              <w:rPr>
                <w:rFonts w:hint="eastAsia"/>
              </w:rPr>
              <w:instrText>","source":"CNKI","title":"</w:instrText>
            </w:r>
            <w:r w:rsidR="00C97409">
              <w:rPr>
                <w:rFonts w:hint="eastAsia"/>
              </w:rPr>
              <w:instrText>面向智能穿戴的人体生理参数监测系统研发</w:instrText>
            </w:r>
            <w:r w:rsidR="00C97409">
              <w:rPr>
                <w:rFonts w:hint="eastAsia"/>
              </w:rPr>
              <w:instrText>","URL":"https://doi.org/10.27414/d.cnki.gxnju.2019.002957","author":[{"literal":"</w:instrText>
            </w:r>
            <w:r w:rsidR="00C97409">
              <w:rPr>
                <w:rFonts w:hint="eastAsia"/>
              </w:rPr>
              <w:instrText>李万磊</w:instrText>
            </w:r>
            <w:r w:rsidR="00C97409">
              <w:rPr>
                <w:rFonts w:hint="eastAsia"/>
              </w:rPr>
              <w:instrText>"}],"contributor":[{"literal":"</w:instrText>
            </w:r>
            <w:r w:rsidR="00C97409">
              <w:rPr>
                <w:rFonts w:hint="eastAsia"/>
              </w:rPr>
              <w:instrText>陈天星</w:instrText>
            </w:r>
            <w:r w:rsidR="00C97409">
              <w:rPr>
                <w:rFonts w:hint="eastAsia"/>
              </w:rPr>
              <w:instrText>"}],"accessed":{"date-parts":[["2025",4,12]]},"issued":{"date-parts":[["2020"]]}}}],"schema":"https://github.com/citation-style-la</w:instrText>
            </w:r>
            <w:r w:rsidR="00C97409">
              <w:instrText xml:space="preserve">nguage/schema/raw/master/csl-citation.json"} </w:instrText>
            </w:r>
            <w:r w:rsidR="00482235">
              <w:fldChar w:fldCharType="separate"/>
            </w:r>
            <w:r w:rsidR="00C97409" w:rsidRPr="00C97409">
              <w:rPr>
                <w:kern w:val="0"/>
                <w:vertAlign w:val="superscript"/>
              </w:rPr>
              <w:t>[27]</w:t>
            </w:r>
            <w:r w:rsidR="00482235">
              <w:fldChar w:fldCharType="end"/>
            </w:r>
            <w:r w:rsidR="00482235">
              <w:rPr>
                <w:rFonts w:hint="eastAsia"/>
              </w:rPr>
              <w:t>，</w:t>
            </w:r>
            <w:proofErr w:type="gramStart"/>
            <w:r w:rsidR="00482235">
              <w:rPr>
                <w:rFonts w:hint="eastAsia"/>
              </w:rPr>
              <w:t>采用蓝牙来</w:t>
            </w:r>
            <w:proofErr w:type="gramEnd"/>
            <w:r w:rsidR="00482235">
              <w:rPr>
                <w:rFonts w:hint="eastAsia"/>
              </w:rPr>
              <w:t>进行数据传输，实现对个人健康状况的低功耗监测。针对老年慢性病患者的健康监测需求，电子科技大学开发了一套体温、血压监测系统</w:t>
            </w:r>
            <w:r w:rsidR="00482235">
              <w:fldChar w:fldCharType="begin"/>
            </w:r>
            <w:r w:rsidR="00C97409">
              <w:instrText xml:space="preserve"> ADDIN ZOTERO_ITEM CSL_CITATION {"citationID":"pUeJcrJH","properties":{"formattedCitation":"\\super [28]\\nosupersub{}","plainCitation":"[28]","noteIndex":0},"citationItems":[{"id":328,"uris":["http://zotero.org/users/local/tvwA4kvy/items/2PCAYRJT","http:</w:instrText>
            </w:r>
            <w:r w:rsidR="00C97409">
              <w:rPr>
                <w:rFonts w:hint="eastAsia"/>
              </w:rPr>
              <w:instrText>//zotero.org/users/16938336/items/2PCAYRJT"],"itemData":{"id":328,"type":"thesis","abstract":"</w:instrText>
            </w:r>
            <w:r w:rsidR="00C97409">
              <w:rPr>
                <w:rFonts w:hint="eastAsia"/>
              </w:rPr>
              <w:instrText>随着人口老龄化及城市白领的工作压力加大，高血压、高血脂等慢性疾病已经成为这两大人群的普遍病症，而医疗资源匮乏及分布不均导致传统的健康监护方式已经不能满足当下广大慢性病人群的需求，同时随着嵌入式技术和网络技术的兴起与发展，健康监护仪已向小型化、便携式及远程化方向发展。本文根据慢性病症便携式监护的需求，研究与开发了一套以</w:instrText>
            </w:r>
            <w:r w:rsidR="00C97409">
              <w:rPr>
                <w:rFonts w:hint="eastAsia"/>
              </w:rPr>
              <w:instrText>S3C2440A</w:instrText>
            </w:r>
            <w:r w:rsidR="00C97409">
              <w:rPr>
                <w:rFonts w:hint="eastAsia"/>
              </w:rPr>
              <w:instrText>为核心，以</w:instrText>
            </w:r>
            <w:r w:rsidR="00C97409">
              <w:rPr>
                <w:rFonts w:hint="eastAsia"/>
              </w:rPr>
              <w:instrText>Linux</w:instrText>
            </w:r>
            <w:r w:rsidR="00C97409">
              <w:rPr>
                <w:rFonts w:hint="eastAsia"/>
              </w:rPr>
              <w:instrText>为操作系统的多生理参数的个人健康监护系统。</w:instrText>
            </w:r>
            <w:r w:rsidR="00C97409">
              <w:rPr>
                <w:rFonts w:hint="eastAsia"/>
              </w:rPr>
              <w:instrText xml:space="preserve"> </w:instrText>
            </w:r>
            <w:r w:rsidR="00C97409">
              <w:rPr>
                <w:rFonts w:hint="eastAsia"/>
              </w:rPr>
              <w:instrText>该健康监护系统目前可以实现常见生理信号中体温、心电、血压三种生理信号检测，选用</w:instrText>
            </w:r>
            <w:r w:rsidR="00C97409">
              <w:rPr>
                <w:rFonts w:hint="eastAsia"/>
              </w:rPr>
              <w:instrText>QT</w:instrText>
            </w:r>
            <w:r w:rsidR="00C97409">
              <w:rPr>
                <w:rFonts w:hint="eastAsia"/>
              </w:rPr>
              <w:instrText>图形界面设计软件设计了一套简单易操作的人性化交互界面。除了基本的检测功能外，用户可以根据自身体质特征设定报警阈值，心电模块还有特征值检测与简单的病症分析功能，可以对心电病症进行初步的智能诊断。另外，本系统还选取了</w:instrText>
            </w:r>
            <w:r w:rsidR="00C97409">
              <w:rPr>
                <w:rFonts w:hint="eastAsia"/>
              </w:rPr>
              <w:instrText>3G</w:instrText>
            </w:r>
            <w:r w:rsidR="00C97409">
              <w:rPr>
                <w:rFonts w:hint="eastAsia"/>
              </w:rPr>
              <w:instrText>无线网卡</w:instrText>
            </w:r>
            <w:r w:rsidR="00C97409">
              <w:rPr>
                <w:rFonts w:hint="eastAsia"/>
              </w:rPr>
              <w:instrText>...","genre":"</w:instrText>
            </w:r>
            <w:r w:rsidR="00C97409">
              <w:rPr>
                <w:rFonts w:hint="eastAsia"/>
              </w:rPr>
              <w:instrText>硕士学位论文</w:instrText>
            </w:r>
            <w:r w:rsidR="00C97409">
              <w:rPr>
                <w:rFonts w:hint="eastAsia"/>
              </w:rPr>
              <w:instrText xml:space="preserve">","language":"zh","note":"major: </w:instrText>
            </w:r>
            <w:r w:rsidR="00C97409">
              <w:rPr>
                <w:rFonts w:hint="eastAsia"/>
              </w:rPr>
              <w:instrText>生物医学工程</w:instrText>
            </w:r>
            <w:r w:rsidR="00C97409">
              <w:rPr>
                <w:rFonts w:hint="eastAsia"/>
              </w:rPr>
              <w:instrText>\nCLC: TH772.2(</w:instrText>
            </w:r>
            <w:r w:rsidR="00C97409">
              <w:rPr>
                <w:rFonts w:hint="eastAsia"/>
              </w:rPr>
              <w:instrText>仪器、仪表</w:instrText>
            </w:r>
            <w:r w:rsidR="00C97409">
              <w:rPr>
                <w:rFonts w:hint="eastAsia"/>
              </w:rPr>
              <w:instrText>)TP368.1(</w:instrText>
            </w:r>
            <w:r w:rsidR="00C97409">
              <w:rPr>
                <w:rFonts w:hint="eastAsia"/>
              </w:rPr>
              <w:instrText>计算技术、计算机技术</w:instrText>
            </w:r>
            <w:r w:rsidR="00C97409">
              <w:rPr>
                <w:rFonts w:hint="eastAsia"/>
              </w:rPr>
              <w:instrText>)","publisher":"</w:instrText>
            </w:r>
            <w:r w:rsidR="00C97409">
              <w:rPr>
                <w:rFonts w:hint="eastAsia"/>
              </w:rPr>
              <w:instrText>电子科技大学</w:instrText>
            </w:r>
            <w:r w:rsidR="00C97409">
              <w:rPr>
                <w:rFonts w:hint="eastAsia"/>
              </w:rPr>
              <w:instrText>","source":"Wanfang Data","title":"</w:instrText>
            </w:r>
            <w:r w:rsidR="00C97409">
              <w:rPr>
                <w:rFonts w:hint="eastAsia"/>
              </w:rPr>
              <w:instrText>基于嵌入式的个人健康监护系统的研究与开发</w:instrText>
            </w:r>
            <w:r w:rsidR="00C97409">
              <w:rPr>
                <w:rFonts w:hint="eastAsia"/>
              </w:rPr>
              <w:instrText>","URL":"https://d.wanfangdata.com.cn/thesis/D765918","author":[{"literal":"</w:instrText>
            </w:r>
            <w:r w:rsidR="00C97409">
              <w:rPr>
                <w:rFonts w:hint="eastAsia"/>
              </w:rPr>
              <w:instrText>张海进</w:instrText>
            </w:r>
            <w:r w:rsidR="00C97409">
              <w:rPr>
                <w:rFonts w:hint="eastAsia"/>
              </w:rPr>
              <w:instrText>"}],"contributor":[{"literal":"</w:instrText>
            </w:r>
            <w:r w:rsidR="00C97409">
              <w:rPr>
                <w:rFonts w:hint="eastAsia"/>
              </w:rPr>
              <w:instrText>张会雄</w:instrText>
            </w:r>
            <w:r w:rsidR="00C97409">
              <w:rPr>
                <w:rFonts w:hint="eastAsia"/>
              </w:rPr>
              <w:instrText>"}],"accessed":{"date-parts":[[</w:instrText>
            </w:r>
            <w:r w:rsidR="00C97409">
              <w:instrText xml:space="preserve">"2025",4,12]]},"issued":{"date-parts":[["2012"]]}}}],"schema":"https://github.com/citation-style-language/schema/raw/master/csl-citation.json"} </w:instrText>
            </w:r>
            <w:r w:rsidR="00482235">
              <w:fldChar w:fldCharType="separate"/>
            </w:r>
            <w:r w:rsidR="00C97409" w:rsidRPr="00C97409">
              <w:rPr>
                <w:kern w:val="0"/>
                <w:vertAlign w:val="superscript"/>
              </w:rPr>
              <w:t>[28]</w:t>
            </w:r>
            <w:r w:rsidR="00482235">
              <w:fldChar w:fldCharType="end"/>
            </w:r>
            <w:r w:rsidR="00482235">
              <w:rPr>
                <w:rFonts w:hint="eastAsia"/>
              </w:rPr>
              <w:t>，实现了无创性、小型化的智能监测，但部分算法和模块的稳定性有待提高。延边大学针对监测居家人员生命体征信息的需求，提出了基于穿戴式的远程健康监测系统方案</w:t>
            </w:r>
            <w:r w:rsidR="00482235">
              <w:fldChar w:fldCharType="begin"/>
            </w:r>
            <w:r w:rsidR="00C97409">
              <w:instrText xml:space="preserve"> ADDIN ZOTERO_ITEM CSL_CITATION {"citationID":"VNsqdR2r","properties":{"formattedCitation":"\\super [29]\\nosupersub{}","plainCitation":"[29]","noteIndex":0},"citationItems":[{"id":327,"uris":["http://zotero.org/users/local/tvwA4kvy/items/3EXQP6KP","http:</w:instrText>
            </w:r>
            <w:r w:rsidR="00C97409">
              <w:rPr>
                <w:rFonts w:hint="eastAsia"/>
              </w:rPr>
              <w:instrText>//zotero.org/users/16938336/items/3EXQP6KP"],"itemData":{"id":327,"type":"thesis","abstract":"</w:instrText>
            </w:r>
            <w:r w:rsidR="00C97409">
              <w:rPr>
                <w:rFonts w:hint="eastAsia"/>
              </w:rPr>
              <w:instrText>近年来</w:instrText>
            </w:r>
            <w:r w:rsidR="00C97409">
              <w:rPr>
                <w:rFonts w:hint="eastAsia"/>
              </w:rPr>
              <w:instrText>,</w:instrText>
            </w:r>
            <w:r w:rsidR="00C97409">
              <w:rPr>
                <w:rFonts w:hint="eastAsia"/>
              </w:rPr>
              <w:instrText>人们越来越认识到健康的重要性</w:instrText>
            </w:r>
            <w:r w:rsidR="00C97409">
              <w:rPr>
                <w:rFonts w:hint="eastAsia"/>
              </w:rPr>
              <w:instrText>,</w:instrText>
            </w:r>
            <w:r w:rsidR="00C97409">
              <w:rPr>
                <w:rFonts w:hint="eastAsia"/>
              </w:rPr>
              <w:instrText>对于身体健康的关注不再仅仅局限于对疾病的防治</w:instrText>
            </w:r>
            <w:r w:rsidR="00C97409">
              <w:rPr>
                <w:rFonts w:hint="eastAsia"/>
              </w:rPr>
              <w:instrText>,</w:instrText>
            </w:r>
            <w:r w:rsidR="00C97409">
              <w:rPr>
                <w:rFonts w:hint="eastAsia"/>
              </w:rPr>
              <w:instrText>而是更加关心在日常生活中对身体健康的监测。传统的医疗健康监测设备由于存在需要医学设备辅助、非医务人员操作困难等问题</w:instrText>
            </w:r>
            <w:r w:rsidR="00C97409">
              <w:rPr>
                <w:rFonts w:hint="eastAsia"/>
              </w:rPr>
              <w:instrText>,</w:instrText>
            </w:r>
            <w:r w:rsidR="00C97409">
              <w:rPr>
                <w:rFonts w:hint="eastAsia"/>
              </w:rPr>
              <w:instrText>并不适用于对个人健康的实时监测。人们日益倾向采用便携式的智能穿戴设备对体征数据进行采集。随着无线通信技术、芯片技术和传感器技术的快速发展</w:instrText>
            </w:r>
            <w:r w:rsidR="00C97409">
              <w:rPr>
                <w:rFonts w:hint="eastAsia"/>
              </w:rPr>
              <w:instrText>,</w:instrText>
            </w:r>
            <w:r w:rsidR="00C97409">
              <w:rPr>
                <w:rFonts w:hint="eastAsia"/>
              </w:rPr>
              <w:instrText>为健康监测辅助系统提供了技术支持。在此背景下</w:instrText>
            </w:r>
            <w:r w:rsidR="00C97409">
              <w:rPr>
                <w:rFonts w:hint="eastAsia"/>
              </w:rPr>
              <w:instrText>,</w:instrText>
            </w:r>
            <w:r w:rsidR="00C97409">
              <w:rPr>
                <w:rFonts w:hint="eastAsia"/>
              </w:rPr>
              <w:instrText>本文设计了监测呼吸频率、心率和体表温度的基于穿戴式设备的远程健康监测系统。首先</w:instrText>
            </w:r>
            <w:r w:rsidR="00C97409">
              <w:rPr>
                <w:rFonts w:hint="eastAsia"/>
              </w:rPr>
              <w:instrText>,</w:instrText>
            </w:r>
            <w:r w:rsidR="00C97409">
              <w:rPr>
                <w:rFonts w:hint="eastAsia"/>
              </w:rPr>
              <w:instrText>设计一款胸带设备</w:instrText>
            </w:r>
            <w:r w:rsidR="00C97409">
              <w:rPr>
                <w:rFonts w:hint="eastAsia"/>
              </w:rPr>
              <w:instrText>,</w:instrText>
            </w:r>
            <w:r w:rsidR="00C97409">
              <w:rPr>
                <w:rFonts w:hint="eastAsia"/>
              </w:rPr>
              <w:instrText>根据监测的人体相关数据判断身体状况</w:instrText>
            </w:r>
            <w:r w:rsidR="00C97409">
              <w:rPr>
                <w:rFonts w:hint="eastAsia"/>
              </w:rPr>
              <w:instrText>,</w:instrText>
            </w:r>
            <w:r w:rsidR="00C97409">
              <w:rPr>
                <w:rFonts w:hint="eastAsia"/>
              </w:rPr>
              <w:instrText>并进行报警。本系统选用</w:instrText>
            </w:r>
            <w:r w:rsidR="00C97409">
              <w:rPr>
                <w:rFonts w:hint="eastAsia"/>
              </w:rPr>
              <w:instrText>MPU-6050</w:instrText>
            </w:r>
            <w:r w:rsidR="00C97409">
              <w:rPr>
                <w:rFonts w:hint="eastAsia"/>
              </w:rPr>
              <w:instrText>惯性传感器、</w:instrText>
            </w:r>
            <w:r w:rsidR="00C97409">
              <w:rPr>
                <w:rFonts w:hint="eastAsia"/>
              </w:rPr>
              <w:instrText>BMD101</w:instrText>
            </w:r>
            <w:r w:rsidR="00C97409">
              <w:rPr>
                <w:rFonts w:hint="eastAsia"/>
              </w:rPr>
              <w:instrText>心电传感器和</w:instrText>
            </w:r>
            <w:r w:rsidR="00C97409">
              <w:rPr>
                <w:rFonts w:hint="eastAsia"/>
              </w:rPr>
              <w:instrText>DS18B20</w:instrText>
            </w:r>
            <w:r w:rsidR="00C97409">
              <w:rPr>
                <w:rFonts w:hint="eastAsia"/>
              </w:rPr>
              <w:instrText>温度传感器安装在胸带设备上</w:instrText>
            </w:r>
            <w:r w:rsidR="00C97409">
              <w:rPr>
                <w:rFonts w:hint="eastAsia"/>
              </w:rPr>
              <w:instrText>,</w:instrText>
            </w:r>
            <w:r w:rsidR="00C97409">
              <w:rPr>
                <w:rFonts w:hint="eastAsia"/>
              </w:rPr>
              <w:instrText>分别采集呼吸频率、心率和体表温度。采集的数据经过处理后</w:instrText>
            </w:r>
            <w:r w:rsidR="00C97409">
              <w:rPr>
                <w:rFonts w:hint="eastAsia"/>
              </w:rPr>
              <w:instrText>,</w:instrText>
            </w:r>
            <w:r w:rsidR="00C97409">
              <w:rPr>
                <w:rFonts w:hint="eastAsia"/>
              </w:rPr>
              <w:instrText>通过</w:instrText>
            </w:r>
            <w:r w:rsidR="00C97409">
              <w:rPr>
                <w:rFonts w:hint="eastAsia"/>
              </w:rPr>
              <w:instrText>NB-IoT</w:instrText>
            </w:r>
            <w:r w:rsidR="00C97409">
              <w:rPr>
                <w:rFonts w:hint="eastAsia"/>
              </w:rPr>
              <w:instrText>模块发送至服务器处理和存储</w:instrText>
            </w:r>
            <w:r w:rsidR="00C97409">
              <w:rPr>
                <w:rFonts w:hint="eastAsia"/>
              </w:rPr>
              <w:instrText>,</w:instrText>
            </w:r>
            <w:r w:rsidR="00C97409">
              <w:rPr>
                <w:rFonts w:hint="eastAsia"/>
              </w:rPr>
              <w:instrText>家人或医生可以通过手机</w:instrText>
            </w:r>
            <w:r w:rsidR="00C97409">
              <w:rPr>
                <w:rFonts w:hint="eastAsia"/>
              </w:rPr>
              <w:instrText>APP</w:instrText>
            </w:r>
            <w:r w:rsidR="00C97409">
              <w:rPr>
                <w:rFonts w:hint="eastAsia"/>
              </w:rPr>
              <w:instrText>查看相关体征数据和身体健康评估结果</w:instrText>
            </w:r>
            <w:r w:rsidR="00C97409">
              <w:rPr>
                <w:rFonts w:hint="eastAsia"/>
              </w:rPr>
              <w:instrText>,</w:instrText>
            </w:r>
            <w:r w:rsidR="00C97409">
              <w:rPr>
                <w:rFonts w:hint="eastAsia"/>
              </w:rPr>
              <w:instrText>实现实时健康监测。其次</w:instrText>
            </w:r>
            <w:r w:rsidR="00C97409">
              <w:rPr>
                <w:rFonts w:hint="eastAsia"/>
              </w:rPr>
              <w:instrText>,</w:instrText>
            </w:r>
            <w:r w:rsidR="00C97409">
              <w:rPr>
                <w:rFonts w:hint="eastAsia"/>
              </w:rPr>
              <w:instrText>研究滤波算法原理基础上</w:instrText>
            </w:r>
            <w:r w:rsidR="00C97409">
              <w:rPr>
                <w:rFonts w:hint="eastAsia"/>
              </w:rPr>
              <w:instrText>,</w:instrText>
            </w:r>
            <w:r w:rsidR="00C97409">
              <w:rPr>
                <w:rFonts w:hint="eastAsia"/>
              </w:rPr>
              <w:instrText>将卡尔曼滤波算法运用到本系统的呼吸频率计算中</w:instrText>
            </w:r>
            <w:r w:rsidR="00C97409">
              <w:rPr>
                <w:rFonts w:hint="eastAsia"/>
              </w:rPr>
              <w:instrText>,</w:instrText>
            </w:r>
            <w:r w:rsidR="00C97409">
              <w:rPr>
                <w:rFonts w:hint="eastAsia"/>
              </w:rPr>
              <w:instrText>即对通过传感器获得的三轴加速度和三轴角速度分别运用滤波算法</w:instrText>
            </w:r>
            <w:r w:rsidR="00C97409">
              <w:rPr>
                <w:rFonts w:hint="eastAsia"/>
              </w:rPr>
              <w:instrText>,</w:instrText>
            </w:r>
            <w:r w:rsidR="00C97409">
              <w:rPr>
                <w:rFonts w:hint="eastAsia"/>
              </w:rPr>
              <w:instrText>缩小了三轴加速度和三轴角速度的测量误差</w:instrText>
            </w:r>
            <w:r w:rsidR="00C97409">
              <w:rPr>
                <w:rFonts w:hint="eastAsia"/>
              </w:rPr>
              <w:instrText>,</w:instrText>
            </w:r>
            <w:r w:rsidR="00C97409">
              <w:rPr>
                <w:rFonts w:hint="eastAsia"/>
              </w:rPr>
              <w:instrText>提高了呼吸频率的测量准确度。最后</w:instrText>
            </w:r>
            <w:r w:rsidR="00C97409">
              <w:rPr>
                <w:rFonts w:hint="eastAsia"/>
              </w:rPr>
              <w:instrText>,</w:instrText>
            </w:r>
            <w:r w:rsidR="00C97409">
              <w:rPr>
                <w:rFonts w:hint="eastAsia"/>
              </w:rPr>
              <w:instrText>设计并实现了相关服务器数据管理软件和手机</w:instrText>
            </w:r>
            <w:r w:rsidR="00C97409">
              <w:rPr>
                <w:rFonts w:hint="eastAsia"/>
              </w:rPr>
              <w:instrText>APP</w:instrText>
            </w:r>
            <w:r w:rsidR="00C97409">
              <w:rPr>
                <w:rFonts w:hint="eastAsia"/>
              </w:rPr>
              <w:instrText>程序</w:instrText>
            </w:r>
            <w:r w:rsidR="00C97409">
              <w:rPr>
                <w:rFonts w:hint="eastAsia"/>
              </w:rPr>
              <w:instrText>,</w:instrText>
            </w:r>
            <w:r w:rsidR="00C97409">
              <w:rPr>
                <w:rFonts w:hint="eastAsia"/>
              </w:rPr>
              <w:instrText>实现了人机交互</w:instrText>
            </w:r>
            <w:r w:rsidR="00C97409">
              <w:rPr>
                <w:rFonts w:hint="eastAsia"/>
              </w:rPr>
              <w:instrText>,</w:instrText>
            </w:r>
            <w:r w:rsidR="00C97409">
              <w:rPr>
                <w:rFonts w:hint="eastAsia"/>
              </w:rPr>
              <w:instrText>方便家人和医生等相关人员通过手机</w:instrText>
            </w:r>
            <w:r w:rsidR="00C97409">
              <w:rPr>
                <w:rFonts w:hint="eastAsia"/>
              </w:rPr>
              <w:instrText>APP</w:instrText>
            </w:r>
            <w:r w:rsidR="00C97409">
              <w:rPr>
                <w:rFonts w:hint="eastAsia"/>
              </w:rPr>
              <w:instrText>实时查询被测人的健康状况。本系统测试结果表明</w:instrText>
            </w:r>
            <w:r w:rsidR="00C97409">
              <w:rPr>
                <w:rFonts w:hint="eastAsia"/>
              </w:rPr>
              <w:instrText>,</w:instrText>
            </w:r>
            <w:r w:rsidR="00C97409">
              <w:rPr>
                <w:rFonts w:hint="eastAsia"/>
              </w:rPr>
              <w:instrText>加入卡尔曼滤波算法对测量呼吸频率的准确性有很大的提升。进行对比测试</w:instrText>
            </w:r>
            <w:r w:rsidR="00C97409">
              <w:rPr>
                <w:rFonts w:hint="eastAsia"/>
              </w:rPr>
              <w:instrText>,</w:instrText>
            </w:r>
            <w:r w:rsidR="00C97409">
              <w:rPr>
                <w:rFonts w:hint="eastAsia"/>
              </w:rPr>
              <w:instrText>本系统所测的呼吸频率、心率和体表温度的平均相对误差分别在</w:instrText>
            </w:r>
            <w:r w:rsidR="00C97409">
              <w:rPr>
                <w:rFonts w:hint="eastAsia"/>
              </w:rPr>
              <w:instrText>3.81%</w:instrText>
            </w:r>
            <w:r w:rsidR="00C97409">
              <w:rPr>
                <w:rFonts w:hint="eastAsia"/>
              </w:rPr>
              <w:instrText>、</w:instrText>
            </w:r>
            <w:r w:rsidR="00C97409">
              <w:rPr>
                <w:rFonts w:hint="eastAsia"/>
              </w:rPr>
              <w:instrText>0.84%</w:instrText>
            </w:r>
            <w:r w:rsidR="00C97409">
              <w:rPr>
                <w:rFonts w:hint="eastAsia"/>
              </w:rPr>
              <w:instrText>和</w:instrText>
            </w:r>
            <w:r w:rsidR="00C97409">
              <w:rPr>
                <w:rFonts w:hint="eastAsia"/>
              </w:rPr>
              <w:instrText>0.28%</w:instrText>
            </w:r>
            <w:r w:rsidR="00C97409">
              <w:rPr>
                <w:rFonts w:hint="eastAsia"/>
              </w:rPr>
              <w:instrText>左右</w:instrText>
            </w:r>
            <w:r w:rsidR="00C97409">
              <w:rPr>
                <w:rFonts w:hint="eastAsia"/>
              </w:rPr>
              <w:instrText>,</w:instrText>
            </w:r>
            <w:r w:rsidR="00C97409">
              <w:rPr>
                <w:rFonts w:hint="eastAsia"/>
              </w:rPr>
              <w:instrText>可用于日常健康监测。本系统对独居老人的健康监测、慢性病患者的日常健康管理、户外探险爱好者在探险时健康监测及军人在战场上的健康状态监测等场合有着现实意义。</w:instrText>
            </w:r>
            <w:r w:rsidR="00C97409">
              <w:rPr>
                <w:rFonts w:hint="eastAsia"/>
              </w:rPr>
              <w:instrText>","genre":"</w:instrText>
            </w:r>
            <w:r w:rsidR="00C97409">
              <w:rPr>
                <w:rFonts w:hint="eastAsia"/>
              </w:rPr>
              <w:instrText>硕士学位论文</w:instrText>
            </w:r>
            <w:r w:rsidR="00C97409">
              <w:rPr>
                <w:rFonts w:hint="eastAsia"/>
              </w:rPr>
              <w:instrText xml:space="preserve">","language":"zh","note":"DOI: 10.27439/d.cnki.gybdu.2022.001409\nmajor: </w:instrText>
            </w:r>
            <w:r w:rsidR="00C97409">
              <w:rPr>
                <w:rFonts w:hint="eastAsia"/>
              </w:rPr>
              <w:instrText>电子信息（计算机技术领域）（专业学位）</w:instrText>
            </w:r>
            <w:r w:rsidR="00C97409">
              <w:rPr>
                <w:rFonts w:hint="eastAsia"/>
              </w:rPr>
              <w:instrText xml:space="preserve">\ndownload: 759\nalbum: </w:instrText>
            </w:r>
            <w:r w:rsidR="00C97409">
              <w:rPr>
                <w:rFonts w:hint="eastAsia"/>
              </w:rPr>
              <w:instrText>信息科技</w:instrText>
            </w:r>
            <w:r w:rsidR="00C97409">
              <w:rPr>
                <w:rFonts w:hint="eastAsia"/>
              </w:rPr>
              <w:instrText>\nCLC: TP368.33\ndbcode: CMFD\ndbname: CMFD202302\nfilename: 1023035732.nh","number-of-pages":"49","publisher":"</w:instrText>
            </w:r>
            <w:r w:rsidR="00C97409">
              <w:rPr>
                <w:rFonts w:hint="eastAsia"/>
              </w:rPr>
              <w:instrText>延边大学</w:instrText>
            </w:r>
            <w:r w:rsidR="00C97409">
              <w:rPr>
                <w:rFonts w:hint="eastAsia"/>
              </w:rPr>
              <w:instrText>","source":"CNKI","title":"</w:instrText>
            </w:r>
            <w:r w:rsidR="00C97409">
              <w:rPr>
                <w:rFonts w:hint="eastAsia"/>
              </w:rPr>
              <w:instrText>基于穿戴式设备的远程健康监测系统的设计与实现</w:instrText>
            </w:r>
            <w:r w:rsidR="00C97409">
              <w:rPr>
                <w:rFonts w:hint="eastAsia"/>
              </w:rPr>
              <w:instrText>","URL":"https://doi.org/10.27439/d.cnki.gybdu.2022.001409","author":[{"literal":"</w:instrText>
            </w:r>
            <w:r w:rsidR="00C97409">
              <w:rPr>
                <w:rFonts w:hint="eastAsia"/>
              </w:rPr>
              <w:instrText>杨建宁</w:instrText>
            </w:r>
            <w:r w:rsidR="00C97409">
              <w:rPr>
                <w:rFonts w:hint="eastAsia"/>
              </w:rPr>
              <w:instrText>"}],"contributor":[{"literal":"</w:instrText>
            </w:r>
            <w:r w:rsidR="00C97409">
              <w:rPr>
                <w:rFonts w:hint="eastAsia"/>
              </w:rPr>
              <w:instrText>金华</w:instrText>
            </w:r>
            <w:r w:rsidR="00C97409">
              <w:rPr>
                <w:rFonts w:hint="eastAsia"/>
              </w:rPr>
              <w:instrText>"},{"literal":"</w:instrText>
            </w:r>
            <w:r w:rsidR="00C97409">
              <w:rPr>
                <w:rFonts w:hint="eastAsia"/>
              </w:rPr>
              <w:instrText>孙先利</w:instrText>
            </w:r>
            <w:r w:rsidR="00C97409">
              <w:rPr>
                <w:rFonts w:hint="eastAsia"/>
              </w:rPr>
              <w:instrText xml:space="preserve">"}],"accessed":{"date-parts":[["2025",4,12]]},"issued":{"date-parts":[["2023"]]}}}],"schema":"https://github.com/citation-style-language/schema/raw/master/csl-citation.json"} </w:instrText>
            </w:r>
            <w:r w:rsidR="00482235">
              <w:fldChar w:fldCharType="separate"/>
            </w:r>
            <w:r w:rsidR="00C97409" w:rsidRPr="00C97409">
              <w:rPr>
                <w:kern w:val="0"/>
                <w:vertAlign w:val="superscript"/>
              </w:rPr>
              <w:t>[29]</w:t>
            </w:r>
            <w:r w:rsidR="00482235">
              <w:fldChar w:fldCharType="end"/>
            </w:r>
            <w:r w:rsidR="00482235">
              <w:rPr>
                <w:rFonts w:hint="eastAsia"/>
              </w:rPr>
              <w:t>，让家人可以实时监测被测人的健康状态。该系统在单一被测人员情况下运作良好，后续可以扩展实现多个被测的</w:t>
            </w:r>
            <w:proofErr w:type="gramStart"/>
            <w:r w:rsidR="00482235">
              <w:rPr>
                <w:rFonts w:hint="eastAsia"/>
              </w:rPr>
              <w:t>集群级监测</w:t>
            </w:r>
            <w:proofErr w:type="gramEnd"/>
            <w:r w:rsidR="00482235">
              <w:rPr>
                <w:rFonts w:hint="eastAsia"/>
              </w:rPr>
              <w:t>。</w:t>
            </w:r>
            <w:r w:rsidR="00E7079B">
              <w:rPr>
                <w:rFonts w:hint="eastAsia"/>
              </w:rPr>
              <w:t>小米公司</w:t>
            </w:r>
            <w:r w:rsidR="0018087B">
              <w:rPr>
                <w:rFonts w:hint="eastAsia"/>
              </w:rPr>
              <w:t>旗下的智能可穿戴产品有小米手环、手表等，配套了小米健康运动</w:t>
            </w:r>
            <w:r w:rsidR="0018087B">
              <w:rPr>
                <w:rFonts w:hint="eastAsia"/>
              </w:rPr>
              <w:t>APP</w:t>
            </w:r>
            <w:r w:rsidR="0018087B">
              <w:rPr>
                <w:rFonts w:hint="eastAsia"/>
              </w:rPr>
              <w:t>在实现基本的心率血氧监测功能之外，还能让用户配合跑步、骑行、跳绳、游泳等运动来使用</w:t>
            </w:r>
            <w:r w:rsidR="0018087B">
              <w:fldChar w:fldCharType="begin"/>
            </w:r>
            <w:r w:rsidR="00C97409">
              <w:instrText xml:space="preserve"> ADDIN ZOTERO_ITEM CSL_CITATION {"citationID":"1GJsCo6H","properties":{"formattedCitation":"\\super [30]\\nosupersub{}","plainCitation":"[30]","noteIndex":0},"citationItems":[{"id":340,"uris":["http://zotero.org/users/local/tvwA4kvy/items/ZHEMBIGD","http:</w:instrText>
            </w:r>
            <w:r w:rsidR="00C97409">
              <w:rPr>
                <w:rFonts w:hint="eastAsia"/>
              </w:rPr>
              <w:instrText>//zotero.org/users/16938336/items/ZHEMBIGD"],"itemData":{"id":340,"type":"article-journal","abstract":"&amp;lt;</w:instrText>
            </w:r>
            <w:r w:rsidR="00C97409">
              <w:rPr>
                <w:rFonts w:hint="eastAsia"/>
              </w:rPr>
              <w:instrText>正</w:instrText>
            </w:r>
            <w:r w:rsidR="00C97409">
              <w:rPr>
                <w:rFonts w:hint="eastAsia"/>
              </w:rPr>
              <w:instrText>&amp;gt;</w:instrText>
            </w:r>
            <w:r w:rsidR="00C97409">
              <w:rPr>
                <w:rFonts w:hint="eastAsia"/>
              </w:rPr>
              <w:instrText>得益于数字技术的快速发展，智能运动健身应用的发展呈现多元化态势，各大品牌在经营赛道、经营理念、盈利模式等方面各具特色，推动了运动健身行业的快速发展。随着生活质量的提升和健康意识的增强，越来越多的人开始投入健身活动。快节奏的生活使得人们偏爱灵活的运动健身模式，随时获取健康资讯以及科学的训练计划成为刚需，移动设备的发展使这一切成为可能。</w:instrText>
            </w:r>
            <w:r w:rsidR="00C97409">
              <w:rPr>
                <w:rFonts w:hint="eastAsia"/>
              </w:rPr>
              <w:instrText>","container-title":"</w:instrText>
            </w:r>
            <w:r w:rsidR="00C97409">
              <w:rPr>
                <w:rFonts w:hint="eastAsia"/>
              </w:rPr>
              <w:instrText>企业管理</w:instrText>
            </w:r>
            <w:r w:rsidR="00C97409">
              <w:rPr>
                <w:rFonts w:hint="eastAsia"/>
              </w:rPr>
              <w:instrText xml:space="preserve">","issue":"10","language":"zh","note":"download: 275\nalbum: </w:instrText>
            </w:r>
            <w:r w:rsidR="00C97409">
              <w:rPr>
                <w:rFonts w:hint="eastAsia"/>
              </w:rPr>
              <w:instrText>经济与管理科学</w:instrText>
            </w:r>
            <w:r w:rsidR="00C97409">
              <w:rPr>
                <w:rFonts w:hint="eastAsia"/>
              </w:rPr>
              <w:instrText>;</w:instrText>
            </w:r>
            <w:r w:rsidR="00C97409">
              <w:rPr>
                <w:rFonts w:hint="eastAsia"/>
              </w:rPr>
              <w:instrText>社会科学Ⅱ辑</w:instrText>
            </w:r>
            <w:r w:rsidR="00C97409">
              <w:rPr>
                <w:rFonts w:hint="eastAsia"/>
              </w:rPr>
              <w:instrText>\nCLC: G806;F49\ndbcode: CJFQ\ndbname: CJFDLAST2023\nfilename: QIGL202310025","page":"94-98","source":"CNKI","title":"</w:instrText>
            </w:r>
            <w:r w:rsidR="00C97409">
              <w:rPr>
                <w:rFonts w:hint="eastAsia"/>
              </w:rPr>
              <w:instrText>智能健身应用</w:instrText>
            </w:r>
            <w:r w:rsidR="00C97409">
              <w:rPr>
                <w:rFonts w:hint="eastAsia"/>
              </w:rPr>
              <w:instrText xml:space="preserve">  </w:instrText>
            </w:r>
            <w:r w:rsidR="00C97409">
              <w:rPr>
                <w:rFonts w:hint="eastAsia"/>
              </w:rPr>
              <w:instrText>百花齐放还是殊途同归</w:instrText>
            </w:r>
            <w:r w:rsidR="00C97409">
              <w:rPr>
                <w:rFonts w:hint="eastAsia"/>
              </w:rPr>
              <w:instrText>","author":[{"literal":"</w:instrText>
            </w:r>
            <w:r w:rsidR="00C97409">
              <w:rPr>
                <w:rFonts w:hint="eastAsia"/>
              </w:rPr>
              <w:instrText>戴晓东</w:instrText>
            </w:r>
            <w:r w:rsidR="00C97409">
              <w:rPr>
                <w:rFonts w:hint="eastAsia"/>
              </w:rPr>
              <w:instrText xml:space="preserve">"}],"issued":{"date-parts":[["2023"]]}}}],"schema":"https://github.com/citation-style-language/schema/raw/master/csl-citation.json"} </w:instrText>
            </w:r>
            <w:r w:rsidR="0018087B">
              <w:fldChar w:fldCharType="separate"/>
            </w:r>
            <w:r w:rsidR="00C97409" w:rsidRPr="00C97409">
              <w:rPr>
                <w:kern w:val="0"/>
                <w:vertAlign w:val="superscript"/>
              </w:rPr>
              <w:t>[30]</w:t>
            </w:r>
            <w:r w:rsidR="0018087B">
              <w:fldChar w:fldCharType="end"/>
            </w:r>
            <w:r w:rsidR="0018087B">
              <w:rPr>
                <w:rFonts w:hint="eastAsia"/>
              </w:rPr>
              <w:t>。</w:t>
            </w:r>
            <w:r>
              <w:rPr>
                <w:rFonts w:hint="eastAsia"/>
              </w:rPr>
              <w:t>这些在线监测系统能够提供血氧、心率等生理学指标，缺少对于个体、工效学、职业健康和职业卫生的针对性监测。</w:t>
            </w:r>
          </w:p>
          <w:p w14:paraId="466280F1" w14:textId="42EFD506" w:rsidR="00482235" w:rsidRPr="007F466E" w:rsidRDefault="00482235" w:rsidP="007F466E">
            <w:pPr>
              <w:pStyle w:val="aa"/>
              <w:numPr>
                <w:ilvl w:val="0"/>
                <w:numId w:val="4"/>
              </w:numPr>
              <w:ind w:firstLineChars="0"/>
              <w:rPr>
                <w:kern w:val="24"/>
              </w:rPr>
            </w:pPr>
            <w:r w:rsidRPr="007F466E">
              <w:rPr>
                <w:rFonts w:hint="eastAsia"/>
                <w:kern w:val="24"/>
              </w:rPr>
              <w:t>国外研究现状</w:t>
            </w:r>
          </w:p>
          <w:p w14:paraId="0B39C965" w14:textId="76348C1A" w:rsidR="007F466E" w:rsidRDefault="00716DC0" w:rsidP="007F466E">
            <w:pPr>
              <w:ind w:firstLine="480"/>
            </w:pPr>
            <w:r w:rsidRPr="00716DC0">
              <w:rPr>
                <w:rFonts w:hint="eastAsia"/>
              </w:rPr>
              <w:t>在国际上，在线监测技术已广泛应用于工效学监测领域。</w:t>
            </w:r>
            <w:r w:rsidR="007F466E" w:rsidRPr="007F466E">
              <w:rPr>
                <w:rFonts w:hint="eastAsia"/>
              </w:rPr>
              <w:t>圣卡洛斯联邦大学</w:t>
            </w:r>
            <w:r w:rsidR="007F466E">
              <w:rPr>
                <w:rFonts w:hint="eastAsia"/>
              </w:rPr>
              <w:t>提出将传感器用于工效学监测上，结合物联网技术，可以显著降低工作的职业病风险，还可以提高工作效率和节约管理成本</w:t>
            </w:r>
            <w:r w:rsidR="007F466E">
              <w:fldChar w:fldCharType="begin"/>
            </w:r>
            <w:r w:rsidR="00C97409">
              <w:instrText xml:space="preserve"> ADDIN ZOTERO_ITEM CSL_CITATION {"citationID":"W02yLFwh","properties":{"formattedCitation":"\\super [31]\\nosupersub{}","plainCitation":"[31]","noteIndex":0},"citationItems":[{"id":840,"uris":["http://zotero.org/users/16938336/items/X53F45X5"],"itemData":{"id":840,"type":"article-journal","abstract":"Industry 4.0 (I4.0) is an emerging topic, and its effects on Occupational Health and Safety (OHS) remain uncertain. The Internet of Things (IoT) is one technology used to monitor variables through sensors in the workplace. By enabling the transmission, monitoring, and control of variables from both the environment and employees, IoT can affect workplace risks and OHS. This study aims to analyze and evaluate the impact of the IoT on workplace risks and OHS performance, considering organizational factors as moderators in the proposed relationships. A survey was conducted with OHS specialists in Brazilian companies. Partial Least Squares Structural Equation Modeling (PLS-SEM), which is a multivariate statistical method was used for quantitative data analysis. The results show that IoT significantly reduces workplace risks, which, in turn, positively impacts OHS performance. Indirectly, by reducing workplace risks, IoT improves OHS performance. Additionally, the results support that organizational factor mediate the relationship between environmental risks and OHS performance and show that organizational factors positively influence OHS performance. The findings suggest that managers should consider organizational factors to enhance OHS performance. The authors did not find empirical studies linking IoT and OHS in the Brazilian context. This study addresses this gap and makes an original contribution to the existing literature.","container-title":"Safety Science","DOI":"10.1016/j.ssci.2025.106866","ISSN":"09257535","journalAbbreviation":"Safety Science","language":"en","page":"106866","source":"DOI.org (Crossref)","title":"The impact of the internet of things on health and safety performance at work: An empirical study of brazilian companies","title-short":"The impact of the internet of things on health and safety performance at work","volume":"187","author":[{"family":"Zorzenon","given":"Rafael"},{"family":"Lizarelli","given":"Fabiane L."},{"family":"Braatz","given":"Daniel"}],"issued":{"date-parts":[["2025",7]]}}}],"schema":"https://github.com/citation-style-language/schema/raw/master/csl-citation.json"} </w:instrText>
            </w:r>
            <w:r w:rsidR="007F466E">
              <w:fldChar w:fldCharType="separate"/>
            </w:r>
            <w:r w:rsidR="00C97409" w:rsidRPr="00C97409">
              <w:rPr>
                <w:kern w:val="0"/>
                <w:vertAlign w:val="superscript"/>
              </w:rPr>
              <w:t>[31]</w:t>
            </w:r>
            <w:r w:rsidR="007F466E">
              <w:fldChar w:fldCharType="end"/>
            </w:r>
            <w:r w:rsidR="007F466E">
              <w:rPr>
                <w:rFonts w:hint="eastAsia"/>
              </w:rPr>
              <w:t>。</w:t>
            </w:r>
          </w:p>
          <w:p w14:paraId="2F211018" w14:textId="0703FF44" w:rsidR="00716DC0" w:rsidRDefault="00716DC0" w:rsidP="00B92FAC">
            <w:pPr>
              <w:ind w:firstLine="480"/>
            </w:pPr>
            <w:r w:rsidRPr="00716DC0">
              <w:rPr>
                <w:rFonts w:hint="eastAsia"/>
              </w:rPr>
              <w:t>针对工人在恶劣环境中的自我监测难题，</w:t>
            </w:r>
            <w:r w:rsidRPr="00716DC0">
              <w:rPr>
                <w:rFonts w:hint="eastAsia"/>
              </w:rPr>
              <w:t xml:space="preserve">Sayan </w:t>
            </w:r>
            <w:proofErr w:type="spellStart"/>
            <w:r w:rsidRPr="00716DC0">
              <w:rPr>
                <w:rFonts w:hint="eastAsia"/>
              </w:rPr>
              <w:t>Sakhakarm</w:t>
            </w:r>
            <w:r w:rsidR="000A3952">
              <w:rPr>
                <w:rFonts w:hint="eastAsia"/>
              </w:rPr>
              <w:t>i</w:t>
            </w:r>
            <w:proofErr w:type="spellEnd"/>
            <w:r w:rsidRPr="00716DC0">
              <w:rPr>
                <w:rFonts w:hint="eastAsia"/>
              </w:rPr>
              <w:t>等人开发了基于触觉的可穿戴系统</w:t>
            </w:r>
            <w:r w:rsidR="00B92FAC">
              <w:fldChar w:fldCharType="begin"/>
            </w:r>
            <w:r w:rsidR="00C97409">
              <w:instrText xml:space="preserve"> ADDIN ZOTERO_ITEM CSL_CITATION {"citationID":"s2xa2zRm","properties":{"formattedCitation":"\\super [32]\\nosupersub{}","plainCitation":"[32]","noteIndex":0},"citationItems":[{"id":846,"uris":["http://zotero.org/users/16938336/items/UBNUWZTN"],"itemData":{"id":846,"type":"article-journal","abstract":"Although past studies investigated automated hazard-identification methods, few explored workers' awareness capabilities for detected hazards. Recent research identified that workers have difficulty becoming aware of potential risks in harsh construction environments (limited vision and hearing). In response, this study investigated a new communication method with a wearable tactile-based system to improve worker's hazard perception. Built on past research, we identified key informational details to represent detected safety hazards, developed a tactile-based communication mechanism, and conducted a series of field trials. Results were assessed to determine the system's reliability with respect to several scenarios, conducted in a controlled environment for safety reasons. Test results demonstrated that the system is capable of alerting workers of pre-identified collision hazards without relying on their innate sensing (hearing and vision). Findings could help workers to become aware of detected hazards in harsh environments, where it is difficult to hear alerts or spot potential hazards.","container-title":"Automation in Construction","DOI":"10.1016/j.autcon.2021.103613","ISSN":"0926-5805","journalAbbreviation":"Automation in Construction","page":"103613","source":"ScienceDirect","title":"Tactile-based wearable system for improved hazard perception of worker and equipment collision","volume":"125","author":[{"family":"Sakhakarmi","given":"Sayan"},{"family":"Park","given":"JeeWoong"},{"family":"Singh","given":"Ashok"}],"issued":{"date-parts":[["2021",5,1]]}}}],"schema":"https://github.com/citation-style-language/schema/raw/master/csl-citation.json"} </w:instrText>
            </w:r>
            <w:r w:rsidR="00B92FAC">
              <w:fldChar w:fldCharType="separate"/>
            </w:r>
            <w:r w:rsidR="00C97409" w:rsidRPr="00C97409">
              <w:rPr>
                <w:kern w:val="0"/>
                <w:vertAlign w:val="superscript"/>
              </w:rPr>
              <w:t>[32]</w:t>
            </w:r>
            <w:r w:rsidR="00B92FAC">
              <w:fldChar w:fldCharType="end"/>
            </w:r>
            <w:r w:rsidR="00B92FAC" w:rsidRPr="00B92FAC">
              <w:rPr>
                <w:rFonts w:hint="eastAsia"/>
              </w:rPr>
              <w:t>，</w:t>
            </w:r>
            <w:r>
              <w:rPr>
                <w:rFonts w:hint="eastAsia"/>
              </w:rPr>
              <w:t>该系统</w:t>
            </w:r>
            <w:r w:rsidR="00B92FAC" w:rsidRPr="00B92FAC">
              <w:rPr>
                <w:rFonts w:hint="eastAsia"/>
              </w:rPr>
              <w:t>旨在解决工人在施工环境中对危险感知不足的问题</w:t>
            </w:r>
            <w:r>
              <w:rPr>
                <w:rFonts w:hint="eastAsia"/>
              </w:rPr>
              <w:t>，</w:t>
            </w:r>
            <w:r w:rsidR="00B92FAC" w:rsidRPr="00B92FAC">
              <w:rPr>
                <w:rFonts w:hint="eastAsia"/>
              </w:rPr>
              <w:t>利</w:t>
            </w:r>
            <w:r w:rsidR="00B92FAC" w:rsidRPr="00B92FAC">
              <w:rPr>
                <w:rFonts w:hint="eastAsia"/>
              </w:rPr>
              <w:lastRenderedPageBreak/>
              <w:t>用触觉感知，通过优化的传感器配置，将十个振动电机以</w:t>
            </w:r>
            <w:r w:rsidR="00B92FAC" w:rsidRPr="00B92FAC">
              <w:rPr>
                <w:rFonts w:hint="eastAsia"/>
              </w:rPr>
              <w:t xml:space="preserve">4-2-4 </w:t>
            </w:r>
            <w:r w:rsidR="00B92FAC" w:rsidRPr="00B92FAC">
              <w:rPr>
                <w:rFonts w:hint="eastAsia"/>
              </w:rPr>
              <w:t>的布局安装在腰带并佩戴在工人背部，以此传递危险信息。这一设计思路为工效学监测可穿戴系统的开发提供了新的视角，即利用人体的触觉感知来弥补视觉和听觉在复杂环境中的不足，增强信息传递的可靠性。</w:t>
            </w:r>
          </w:p>
          <w:p w14:paraId="4DF9916A" w14:textId="4F96059F" w:rsidR="006129CD" w:rsidRDefault="006129CD" w:rsidP="00B92FAC">
            <w:pPr>
              <w:ind w:firstLine="480"/>
            </w:pPr>
            <w:r>
              <w:rPr>
                <w:rFonts w:hint="eastAsia"/>
              </w:rPr>
              <w:t>对于工效学的远程监测系统，一部分研究是结合生理指标来监测疲劳情况，进而评估工效学风险。</w:t>
            </w:r>
            <w:proofErr w:type="spellStart"/>
            <w:r w:rsidR="00E73AFC" w:rsidRPr="00E73AFC">
              <w:t>Urs</w:t>
            </w:r>
            <w:proofErr w:type="spellEnd"/>
            <w:r w:rsidR="00E73AFC" w:rsidRPr="00E73AFC">
              <w:t xml:space="preserve"> Anliker</w:t>
            </w:r>
            <w:r w:rsidR="00E73AFC">
              <w:rPr>
                <w:rFonts w:hint="eastAsia"/>
              </w:rPr>
              <w:t>等人</w:t>
            </w:r>
            <w:r w:rsidR="001C008D">
              <w:fldChar w:fldCharType="begin"/>
            </w:r>
            <w:r w:rsidR="00C97409">
              <w:instrText xml:space="preserve"> ADDIN ZOTERO_ITEM CSL_CITATION {"citationID":"FbFvCLv8","properties":{"formattedCitation":"\\super [33]\\nosupersub{}","plainCitation":"[33]","noteIndex":0},"citationItems":[{"id":303,"uris":["http://zotero.org/users/local/tvwA4kvy/items/6ZR3IV7L","http://zotero.org/users/16938336/items/6ZR3IV7L"],"itemData":{"id":303,"type":"article-journal","abstract":"This paper describes an advanced care and alert portable telemedical monitor (AMON), a wearable medical monitoring and alert system targeting high-risk cardiac/respiratory patients. The system includes continuous collection and evaluation of multiple vital signs, intelligent multiparameter medical emergency detection, and a cellular connection to a medical center. By integrating the whole system in an unobtrusive, wrist-worn enclosure and applying aggressive low-power design techniques, continuous long-term monitoring can be performed without interfering with the patients' everyday activities and without restricting their mobility. In the first two and a half years of this EU IST sponsored project, the AMON consortium has designed, implemented, and tested the described wrist-worn device, a communication link, and a comprehensive medical center software package. The performance of the system has been validated by a medical study with a set of 33 subjects. The paper describes the main concepts behind the AMON system and presents details of the individual subsystems and solutions as well as the results of the medical validation.","container-title":"IEEE Transactions on Information Technology in Biomedicine","DOI":"10.1109/TITB.2004.837888","ISSN":"1558-0032","issue":"4","language":"en","page":"415-427","source":"IEEE Xplore","title":"AMON: A wearable multiparameter medical monitoring and alert system","title-short":"AMON","volume":"8","author":[{"family":"Anliker","given":"U."},{"family":"Ward","given":"J.A."},{"family":"Lukowicz","given":"P."},{"family":"Troster","given":"G."},{"family":"Dolveck","given":"F."},{"family":"Baer","given":"M."},{"family":"Keita","given":"F."},{"family":"Schenker","given":"E.B."},{"family":"Catarsi","given":"F."},{"family":"Coluccini","given":"L."},{"family":"Belardinelli","given":"A."},{"family":"Shklarski","given":"D."},{"family":"Alon","given":"M."},{"family":"Hirt","given":"E."},{"family":"Schmid","given":"R."},{"family":"Vuskovic","given":"M."}],"issued":{"date-parts":[["2004",12]]}}}],"schema":"https://github.com/citation-style-language/schema/raw/master/csl-citation.json"} </w:instrText>
            </w:r>
            <w:r w:rsidR="001C008D">
              <w:fldChar w:fldCharType="separate"/>
            </w:r>
            <w:r w:rsidR="00C97409" w:rsidRPr="00C97409">
              <w:rPr>
                <w:kern w:val="0"/>
                <w:vertAlign w:val="superscript"/>
              </w:rPr>
              <w:t>[33]</w:t>
            </w:r>
            <w:r w:rsidR="001C008D">
              <w:fldChar w:fldCharType="end"/>
            </w:r>
            <w:r w:rsidR="00E73AFC">
              <w:rPr>
                <w:rFonts w:hint="eastAsia"/>
              </w:rPr>
              <w:t>开发了</w:t>
            </w:r>
            <w:r w:rsidR="00E73AFC">
              <w:rPr>
                <w:rFonts w:hint="eastAsia"/>
              </w:rPr>
              <w:t>AMON</w:t>
            </w:r>
            <w:r w:rsidR="00E73AFC">
              <w:rPr>
                <w:rFonts w:hint="eastAsia"/>
              </w:rPr>
              <w:t>可穿戴监测与报警系统，通过每</w:t>
            </w:r>
            <w:r w:rsidR="00E73AFC">
              <w:rPr>
                <w:rFonts w:hint="eastAsia"/>
              </w:rPr>
              <w:t>2</w:t>
            </w:r>
            <w:r w:rsidR="00E73AFC">
              <w:rPr>
                <w:rFonts w:hint="eastAsia"/>
              </w:rPr>
              <w:t>分钟测量</w:t>
            </w:r>
            <w:r w:rsidR="00E73AFC">
              <w:rPr>
                <w:rFonts w:hint="eastAsia"/>
              </w:rPr>
              <w:t>30</w:t>
            </w:r>
            <w:r w:rsidR="00E73AFC">
              <w:rPr>
                <w:rFonts w:hint="eastAsia"/>
              </w:rPr>
              <w:t>秒血氧饱和度，每</w:t>
            </w:r>
            <w:r w:rsidR="00E73AFC">
              <w:rPr>
                <w:rFonts w:hint="eastAsia"/>
              </w:rPr>
              <w:t>2</w:t>
            </w:r>
            <w:r w:rsidR="00E73AFC">
              <w:rPr>
                <w:rFonts w:hint="eastAsia"/>
              </w:rPr>
              <w:t>分钟测量一次温度、血压，以此来评估</w:t>
            </w:r>
            <w:r w:rsidR="00716DC0">
              <w:rPr>
                <w:rFonts w:hint="eastAsia"/>
              </w:rPr>
              <w:t>工人</w:t>
            </w:r>
            <w:r w:rsidR="00E73AFC">
              <w:rPr>
                <w:rFonts w:hint="eastAsia"/>
              </w:rPr>
              <w:t>的身体健康状况。</w:t>
            </w:r>
            <w:r w:rsidRPr="002C1045">
              <w:t>Haydar Ozka</w:t>
            </w:r>
            <w:r>
              <w:rPr>
                <w:rFonts w:hint="eastAsia"/>
              </w:rPr>
              <w:t>n</w:t>
            </w:r>
            <w:r w:rsidRPr="002C1045">
              <w:t>等人</w:t>
            </w:r>
            <w:r>
              <w:rPr>
                <w:rFonts w:hint="eastAsia"/>
              </w:rPr>
              <w:t>开发了一种便携式的可穿戴远程心电监测系统</w:t>
            </w:r>
            <w:r>
              <w:fldChar w:fldCharType="begin"/>
            </w:r>
            <w:r w:rsidR="00C97409">
              <w:instrText xml:space="preserve"> ADDIN ZOTERO_ITEM CSL_CITATION {"citationID":"NP1YjrAi","properties":{"formattedCitation":"\\super [34]\\nosupersub{}","plainCitation":"[34]","noteIndex":0},"citationItems":[{"id":348,"uris":["http://zotero.org/users/local/tvwA4kvy/items/3I56SENR","http://zotero.org/users/16938336/items/3I56SENR"],"itemData":{"id":348,"type":"article-journal","abstract":"This paper introduces a wearable Tele-ECG and heart rate (HR) monitoring system which has a novel architecture including a stretchable singlet redesigned with textile electrodes (TEs), textile threads, snap fasteners, Velcro, sponges, and an ECG circuit. In addition, a Bluetooth low energy (BLE), a smartphone, a server, and a web page have been added to the system for remote monitoring. The TE can be attached to and removed from the singlet by a Velcro, which allows the user to dry-clean the TE easily for long-term use. A new holter-based ECG system has been designed to evaluate the TE-based ECG system and the average correlation between the recorded ECG signals is obtained as 99.23%. A filtered digital signal, with a high signal-to-noise ratio of 45.62 dB, is transmitted to the smartphone via BLE. The ECG signal is plotted, the HR is calculated with 1.83% mean absolute percentage error, and displayed. The data are sent to the server, allowing the patient's physician to analyze the signals in real time through the web page or the smartphone. If HR reaches beyond the normal range or user presses the “HELP” button on the smartphone screen, the physician is informed automatically by an short message service (SMS) with a location pin on the map. The battery lasts approximately 14 days and when it needs replacement, the system automatically alerts the users by an SMS and a flashing LED. This fast and uninterrupted telemonitoring system has the potential to improve the patient's life quality by providing a psychological reassurance.","container-title":"IEEE Transactions on Instrumentation and Measurement","DOI":"10.1109/TIM.2019.2895484","ISSN":"1557-9662","issue":"1","language":"en","page":"173-182","source":"IEEE Xplore","title":"A portable wearable tele-ECG monitoring system","volume":"69","author":[{"family":"Ozkan","given":"Haydar"},{"family":"Ozhan","given":"Orhan"},{"family":"Karadana","given":"Yasemin"},{"family":"Gulcu","given":"Muhammed"},{"family":"Macit","given":"Samet"},{"family":"Husain","given":"Fasahath"}],"issued":{"date-parts":[["2020",1]]}}}],"schema":"https://github.com/citation-style-language/schema/raw/master/csl-citation.json"} </w:instrText>
            </w:r>
            <w:r>
              <w:fldChar w:fldCharType="separate"/>
            </w:r>
            <w:r w:rsidR="00C97409" w:rsidRPr="00C97409">
              <w:rPr>
                <w:kern w:val="0"/>
                <w:vertAlign w:val="superscript"/>
              </w:rPr>
              <w:t>[34]</w:t>
            </w:r>
            <w:r>
              <w:fldChar w:fldCharType="end"/>
            </w:r>
            <w:r>
              <w:rPr>
                <w:rFonts w:hint="eastAsia"/>
              </w:rPr>
              <w:t>，可以支持多工人的远程监测、具备自动和手动紧急预警功能，解决了传统测量电极产生的皮肤刺激、信号丢失等问题。</w:t>
            </w:r>
          </w:p>
          <w:p w14:paraId="1991CCF7" w14:textId="733EDF58" w:rsidR="00124AEB" w:rsidRDefault="006129CD" w:rsidP="00B92FAC">
            <w:pPr>
              <w:ind w:firstLine="480"/>
            </w:pPr>
            <w:r>
              <w:rPr>
                <w:rFonts w:hint="eastAsia"/>
              </w:rPr>
              <w:t>另一部分的工效学风险评估方法是根据工人姿态来进行。</w:t>
            </w:r>
            <w:r w:rsidR="004F3908">
              <w:rPr>
                <w:rFonts w:hint="eastAsia"/>
              </w:rPr>
              <w:t>美国公司</w:t>
            </w:r>
            <w:proofErr w:type="spellStart"/>
            <w:r w:rsidR="004F3908" w:rsidRPr="004F3908">
              <w:t>Vivometrics</w:t>
            </w:r>
            <w:proofErr w:type="spellEnd"/>
            <w:r w:rsidR="004F3908">
              <w:rPr>
                <w:rFonts w:hint="eastAsia"/>
              </w:rPr>
              <w:t>推出</w:t>
            </w:r>
            <w:proofErr w:type="spellStart"/>
            <w:r w:rsidR="004F3908">
              <w:rPr>
                <w:rFonts w:hint="eastAsia"/>
              </w:rPr>
              <w:t>LifeShirt</w:t>
            </w:r>
            <w:proofErr w:type="spellEnd"/>
            <w:r w:rsidR="004F3908">
              <w:fldChar w:fldCharType="begin"/>
            </w:r>
            <w:r w:rsidR="00C97409">
              <w:instrText xml:space="preserve"> ADDIN ZOTERO_ITEM CSL_CITATION {"citationID":"UNFxe1VO","properties":{"formattedCitation":"\\super [35]\\nosupersub{}","plainCitation":"[35]","noteIndex":0},"citationItems":[{"id":360,"uris":["http://zotero.org/users/local/tvwA4kvy/items/PJ2X3BUT","http://zotero.org/users/16938336/items/PJ2X3BUT"],"itemData":{"id":360,"type":"article-journal","abstract":"The LifeShirt is a novel ambulatory monitoring system that records cardiorespiratory measurements outside the laboratory. Validity and reliability of cardiorespiratory measurements recorded by the LifeShirt were assessed and two methods of calibrating the LifeShirt were compared. Participants performed an incremental treadmill test and a constant work rate test (65% peak oxygen uptake) on four occasions (&gt;48 h apart) and wore the LifeShirt, COSMED system and Polar Sport Tester simultaneously. The LifeShirt was calibrated using two methods: comparison to a spirometer; and 800 ml ﬁxed-volume bag. Ventilation, respiratory rate, expiratory time and heart rate recorded by the LifeShirt were compared to measurements recorded by laboratory equipment. Sixteen adults participated (6M:10F); mean (SD) age 23.1 (2.9) years. Agreement between the LifeShirt and laboratory equipment was acceptable. Agreement for ventilation was improved by calibrating the LifeShirt using a spirometer. Reliability was similar for the LifeShirt and the laboratory equipment. This study suggests that the LifeShirt provides a valid and reliable method of ambulatory monitoring.","container-title":"Respiratory Physiology &amp; Neurobiology","DOI":"10.1016/j.resp.2009.03.013","ISSN":"15699048","issue":"2","journalAbbreviation":"Respiratory Physiology &amp; Neurobiology","language":"en","page":"162-167","source":"DOI.org (Crossref)","title":"Validity and reliability of cardiorespiratory measurements recorded by the LifeShirt during exercise tests","volume":"167","author":[{"family":"Kent","given":"Lisa"},{"family":"O’Neill","given":"Brenda"},{"family":"Davison","given":"Gareth"},{"family":"Nevill","given":"Alan"},{"family":"Stuart Elborn","given":"J."},{"family":"Bradley","given":"Judy M."}],"issued":{"date-parts":[["2009",6]]}}}],"schema":"https://github.com/citation-style-language/schema/raw/master/csl-citation.json"} </w:instrText>
            </w:r>
            <w:r w:rsidR="004F3908">
              <w:fldChar w:fldCharType="separate"/>
            </w:r>
            <w:r w:rsidR="00C97409" w:rsidRPr="00C97409">
              <w:rPr>
                <w:kern w:val="0"/>
                <w:vertAlign w:val="superscript"/>
              </w:rPr>
              <w:t>[35]</w:t>
            </w:r>
            <w:r w:rsidR="004F3908">
              <w:fldChar w:fldCharType="end"/>
            </w:r>
            <w:r w:rsidR="004F3908">
              <w:rPr>
                <w:rFonts w:hint="eastAsia"/>
              </w:rPr>
              <w:t>，是新型的多功能可穿戴动态监测系统，</w:t>
            </w:r>
            <w:r w:rsidR="00716DC0">
              <w:rPr>
                <w:rFonts w:hint="eastAsia"/>
              </w:rPr>
              <w:t>对于在密闭环境下工作的人员，</w:t>
            </w:r>
            <w:r w:rsidR="004F3908">
              <w:rPr>
                <w:rFonts w:hint="eastAsia"/>
              </w:rPr>
              <w:t>可以</w:t>
            </w:r>
            <w:proofErr w:type="gramStart"/>
            <w:r w:rsidR="004F3908">
              <w:rPr>
                <w:rFonts w:hint="eastAsia"/>
              </w:rPr>
              <w:t>无创且准确</w:t>
            </w:r>
            <w:proofErr w:type="gramEnd"/>
            <w:r w:rsidR="004F3908">
              <w:rPr>
                <w:rFonts w:hint="eastAsia"/>
              </w:rPr>
              <w:t>评估呼吸模式，相比于需要佩戴面罩或口器的设备，</w:t>
            </w:r>
            <w:proofErr w:type="spellStart"/>
            <w:r w:rsidR="004F3908">
              <w:rPr>
                <w:rFonts w:hint="eastAsia"/>
              </w:rPr>
              <w:t>LifeShirt</w:t>
            </w:r>
            <w:proofErr w:type="spellEnd"/>
            <w:r w:rsidR="004F3908">
              <w:rPr>
                <w:rFonts w:hint="eastAsia"/>
              </w:rPr>
              <w:t>更加方便，不过在长时间佩戴后存在显著偏差。</w:t>
            </w:r>
            <w:r w:rsidR="000430BD" w:rsidRPr="000430BD">
              <w:rPr>
                <w:rFonts w:hint="eastAsia"/>
              </w:rPr>
              <w:t>瑞士苏黎世联邦理工学院</w:t>
            </w:r>
            <w:r w:rsidR="000430BD">
              <w:rPr>
                <w:rFonts w:hint="eastAsia"/>
              </w:rPr>
              <w:t>的可穿戴计算实验室开发了</w:t>
            </w:r>
            <w:proofErr w:type="spellStart"/>
            <w:r w:rsidR="000430BD">
              <w:rPr>
                <w:rFonts w:hint="eastAsia"/>
              </w:rPr>
              <w:t>SwimMaster</w:t>
            </w:r>
            <w:proofErr w:type="spellEnd"/>
            <w:r w:rsidR="000430BD">
              <w:fldChar w:fldCharType="begin"/>
            </w:r>
            <w:r w:rsidR="00C97409">
              <w:instrText xml:space="preserve"> ADDIN ZOTERO_ITEM CSL_CITATION {"citationID":"5w9yGI7x","properties":{"formattedCitation":"\\super [36]\\nosupersub{}","plainCitation":"[36]","noteIndex":0},"citationItems":[{"id":311,"uris":["http://zotero.org/users/local/tvwA4kvy/items/IA64VADS","http://zotero.org/users/16938336/items/IA64VADS"],"itemData":{"id":311,"type":"article-journal","abstract":"We are working towards a wearable computing system called SwimMaster, that will support swimmers in achieving their desired exercise goals by monitoring their swimming performance and technique and providing the necessary feedback. In this article, we describe our methods to extract the most relevant swimming performance and technique parameters from acceleration sensors worn at the wrist and at the back. We analyze the data and our methods with a SwimModel. Finally, we present the results of our evaluation studies with 18 swimmers—seven elite, eight recreational and three occasional swimmers.","container-title":"Pervasive and Mobile Computing","DOI":"10.1016/j.pmcj.2011.05.003","ISSN":"1574-1192","issue":"1","journalAbbreviation":"Pervasive and Mobile Computing","language":"en","page":"68-81","source":"ScienceDirect","title":"Swimming performance and technique evaluation with wearable acceleration sensors","volume":"8","author":[{"family":"Bächlin","given":"Marc"},{"family":"Tröster","given":"Gerhard"}],"issued":{"date-parts":[["2012",2,1]]}}}],"schema":"https://github.com/citation-style-language/schema/raw/master/csl-citation.json"} </w:instrText>
            </w:r>
            <w:r w:rsidR="000430BD">
              <w:fldChar w:fldCharType="separate"/>
            </w:r>
            <w:r w:rsidR="00C97409" w:rsidRPr="00C97409">
              <w:rPr>
                <w:kern w:val="0"/>
                <w:vertAlign w:val="superscript"/>
              </w:rPr>
              <w:t>[36]</w:t>
            </w:r>
            <w:r w:rsidR="000430BD">
              <w:fldChar w:fldCharType="end"/>
            </w:r>
            <w:r w:rsidR="000430BD">
              <w:rPr>
                <w:rFonts w:hint="eastAsia"/>
              </w:rPr>
              <w:t>用于监测</w:t>
            </w:r>
            <w:r w:rsidR="00230182">
              <w:rPr>
                <w:rFonts w:hint="eastAsia"/>
              </w:rPr>
              <w:t>水下</w:t>
            </w:r>
            <w:r w:rsidR="000430BD">
              <w:rPr>
                <w:rFonts w:hint="eastAsia"/>
              </w:rPr>
              <w:t>运动，采用</w:t>
            </w:r>
            <w:r w:rsidR="000430BD">
              <w:rPr>
                <w:rFonts w:hint="eastAsia"/>
              </w:rPr>
              <w:t>3</w:t>
            </w:r>
            <w:r w:rsidR="000430BD">
              <w:rPr>
                <w:rFonts w:hint="eastAsia"/>
              </w:rPr>
              <w:t>轴加速度传感器来测量</w:t>
            </w:r>
            <w:r w:rsidR="00230182">
              <w:rPr>
                <w:rFonts w:hint="eastAsia"/>
              </w:rPr>
              <w:t>水下工作人员</w:t>
            </w:r>
            <w:r w:rsidR="000430BD">
              <w:rPr>
                <w:rFonts w:hint="eastAsia"/>
              </w:rPr>
              <w:t>的</w:t>
            </w:r>
            <w:r w:rsidR="00230182">
              <w:rPr>
                <w:rFonts w:hint="eastAsia"/>
              </w:rPr>
              <w:t>运动</w:t>
            </w:r>
            <w:r w:rsidR="000430BD">
              <w:rPr>
                <w:rFonts w:hint="eastAsia"/>
              </w:rPr>
              <w:t>方向、身体平衡和身体旋转，结合这些数据，可以为</w:t>
            </w:r>
            <w:r w:rsidR="00230182">
              <w:rPr>
                <w:rFonts w:hint="eastAsia"/>
              </w:rPr>
              <w:t>监测和干预</w:t>
            </w:r>
            <w:r w:rsidR="000430BD">
              <w:rPr>
                <w:rFonts w:hint="eastAsia"/>
              </w:rPr>
              <w:t>提供客观数据支持，</w:t>
            </w:r>
            <w:r w:rsidR="00230182">
              <w:rPr>
                <w:rFonts w:hint="eastAsia"/>
              </w:rPr>
              <w:t>帮助工作人员</w:t>
            </w:r>
            <w:r w:rsidR="000430BD">
              <w:rPr>
                <w:rFonts w:hint="eastAsia"/>
              </w:rPr>
              <w:t>在无</w:t>
            </w:r>
            <w:r w:rsidR="00230182">
              <w:rPr>
                <w:rFonts w:hint="eastAsia"/>
              </w:rPr>
              <w:t>陪伴</w:t>
            </w:r>
            <w:r w:rsidR="000430BD">
              <w:rPr>
                <w:rFonts w:hint="eastAsia"/>
              </w:rPr>
              <w:t>时也能有针对性地改进问题。</w:t>
            </w:r>
          </w:p>
        </w:tc>
      </w:tr>
    </w:tbl>
    <w:p w14:paraId="477D7446" w14:textId="77777777" w:rsidR="00124AEB" w:rsidRDefault="004168A7">
      <w:pPr>
        <w:spacing w:line="360" w:lineRule="auto"/>
        <w:ind w:firstLineChars="100" w:firstLine="240"/>
      </w:pPr>
      <w:r>
        <w:rPr>
          <w:rFonts w:hint="eastAsia"/>
        </w:rPr>
        <w:lastRenderedPageBreak/>
        <w:t>可加附页。</w:t>
      </w:r>
    </w:p>
    <w:tbl>
      <w:tblPr>
        <w:tblStyle w:val="a9"/>
        <w:tblW w:w="0" w:type="auto"/>
        <w:tblLook w:val="04A0" w:firstRow="1" w:lastRow="0" w:firstColumn="1" w:lastColumn="0" w:noHBand="0" w:noVBand="1"/>
      </w:tblPr>
      <w:tblGrid>
        <w:gridCol w:w="9230"/>
      </w:tblGrid>
      <w:tr w:rsidR="00124AEB" w14:paraId="2147C273" w14:textId="77777777" w:rsidTr="001A438E">
        <w:trPr>
          <w:trHeight w:val="13557"/>
        </w:trPr>
        <w:tc>
          <w:tcPr>
            <w:tcW w:w="9260" w:type="dxa"/>
          </w:tcPr>
          <w:p w14:paraId="32E26B3C" w14:textId="77777777" w:rsidR="00124AEB" w:rsidRDefault="004168A7" w:rsidP="00E065C5">
            <w:pPr>
              <w:ind w:firstLine="480"/>
            </w:pPr>
            <w:r>
              <w:rPr>
                <w:rFonts w:hint="eastAsia"/>
              </w:rPr>
              <w:lastRenderedPageBreak/>
              <w:t>二、论文研究的主要内容及拟解决的主要问题，特色与创新、重点和难点，拟采用的研究方法、手段或方案，研究计划与可行性分析。</w:t>
            </w:r>
          </w:p>
          <w:p w14:paraId="4185B3C7" w14:textId="330F3BF7" w:rsidR="00124AEB" w:rsidRDefault="0021777D" w:rsidP="00E065C5">
            <w:pPr>
              <w:ind w:firstLine="480"/>
            </w:pPr>
            <w:r>
              <w:rPr>
                <w:rFonts w:hint="eastAsia"/>
              </w:rPr>
              <w:t>1</w:t>
            </w:r>
            <w:r>
              <w:rPr>
                <w:rFonts w:hint="eastAsia"/>
              </w:rPr>
              <w:t>、论文研究的主要内容</w:t>
            </w:r>
          </w:p>
          <w:p w14:paraId="00A4AC40" w14:textId="77777777" w:rsidR="001D5212" w:rsidRDefault="008E61F3" w:rsidP="00E065C5">
            <w:pPr>
              <w:ind w:firstLine="480"/>
            </w:pPr>
            <w:r>
              <w:rPr>
                <w:rFonts w:hint="eastAsia"/>
              </w:rPr>
              <w:t>（</w:t>
            </w:r>
            <w:r>
              <w:rPr>
                <w:rFonts w:hint="eastAsia"/>
              </w:rPr>
              <w:t>1</w:t>
            </w:r>
            <w:r>
              <w:rPr>
                <w:rFonts w:hint="eastAsia"/>
              </w:rPr>
              <w:t>）</w:t>
            </w:r>
            <w:r w:rsidRPr="008E61F3">
              <w:rPr>
                <w:rFonts w:hint="eastAsia"/>
              </w:rPr>
              <w:t>面向多模态数据采集的远程数据发送和云端数据库开发。</w:t>
            </w:r>
            <w:r w:rsidR="001D5212" w:rsidRPr="001D5212">
              <w:rPr>
                <w:rFonts w:hint="eastAsia"/>
              </w:rPr>
              <w:t>采用</w:t>
            </w:r>
            <w:r w:rsidR="001D5212" w:rsidRPr="001D5212">
              <w:rPr>
                <w:rFonts w:hint="eastAsia"/>
              </w:rPr>
              <w:t>MySQL</w:t>
            </w:r>
            <w:r w:rsidR="001D5212" w:rsidRPr="001D5212">
              <w:rPr>
                <w:rFonts w:hint="eastAsia"/>
              </w:rPr>
              <w:t>搭建数据库并存储传感器数据，结合</w:t>
            </w:r>
            <w:r w:rsidR="001D5212" w:rsidRPr="001D5212">
              <w:rPr>
                <w:rFonts w:hint="eastAsia"/>
              </w:rPr>
              <w:t>Flask</w:t>
            </w:r>
            <w:r w:rsidR="001D5212" w:rsidRPr="001D5212">
              <w:rPr>
                <w:rFonts w:hint="eastAsia"/>
              </w:rPr>
              <w:t>框架处理前端请求并计算传感器数据。在系统研发过程中，首先要统一不同传感器的数据采集方式，根据传感器类型和数据进行服务端构建和维护数据库，对不同设备的传感器数据进行计算分析和保存。</w:t>
            </w:r>
          </w:p>
          <w:p w14:paraId="65B1D572" w14:textId="6917031C" w:rsidR="008E61F3" w:rsidRDefault="008E61F3" w:rsidP="00E065C5">
            <w:pPr>
              <w:ind w:firstLine="480"/>
            </w:pPr>
            <w:r>
              <w:rPr>
                <w:rFonts w:hint="eastAsia"/>
              </w:rPr>
              <w:t>（</w:t>
            </w:r>
            <w:r>
              <w:rPr>
                <w:rFonts w:hint="eastAsia"/>
              </w:rPr>
              <w:t>2</w:t>
            </w:r>
            <w:r>
              <w:rPr>
                <w:rFonts w:hint="eastAsia"/>
              </w:rPr>
              <w:t>）</w:t>
            </w:r>
            <w:ins w:id="50" w:author="PC" w:date="2025-04-23T17:14:00Z">
              <w:r w:rsidR="007C26FC">
                <w:rPr>
                  <w:rFonts w:hint="eastAsia"/>
                </w:rPr>
                <w:t>设计并实现</w:t>
              </w:r>
            </w:ins>
            <w:r w:rsidRPr="008E61F3">
              <w:rPr>
                <w:rFonts w:hint="eastAsia"/>
              </w:rPr>
              <w:t>跨平台的实时</w:t>
            </w:r>
            <w:ins w:id="51" w:author="PC" w:date="2025-04-23T17:14:00Z">
              <w:r w:rsidR="007C26FC">
                <w:rPr>
                  <w:rFonts w:hint="eastAsia"/>
                </w:rPr>
                <w:t>远程工效学</w:t>
              </w:r>
            </w:ins>
            <w:r w:rsidRPr="008E61F3">
              <w:rPr>
                <w:rFonts w:hint="eastAsia"/>
              </w:rPr>
              <w:t>数据</w:t>
            </w:r>
            <w:r>
              <w:rPr>
                <w:rFonts w:hint="eastAsia"/>
              </w:rPr>
              <w:t>监测</w:t>
            </w:r>
            <w:ins w:id="52" w:author="PC" w:date="2025-04-23T17:14:00Z">
              <w:r w:rsidR="007C26FC">
                <w:rPr>
                  <w:rFonts w:hint="eastAsia"/>
                </w:rPr>
                <w:t>系统</w:t>
              </w:r>
            </w:ins>
            <w:r w:rsidRPr="008E61F3">
              <w:rPr>
                <w:rFonts w:hint="eastAsia"/>
              </w:rPr>
              <w:t>。</w:t>
            </w:r>
            <w:r w:rsidR="001D5212">
              <w:rPr>
                <w:rFonts w:hint="eastAsia"/>
              </w:rPr>
              <w:t>针对不同的工况场景，</w:t>
            </w:r>
            <w:ins w:id="53" w:author="PC" w:date="2025-04-23T17:14:00Z">
              <w:r w:rsidR="007C26FC">
                <w:rPr>
                  <w:rFonts w:hint="eastAsia"/>
                </w:rPr>
                <w:t>分别利用</w:t>
              </w:r>
            </w:ins>
            <w:del w:id="54" w:author="PC" w:date="2025-04-23T17:14:00Z">
              <w:r w:rsidR="001D5212" w:rsidRPr="001D5212" w:rsidDel="007C26FC">
                <w:rPr>
                  <w:rFonts w:hint="eastAsia"/>
                </w:rPr>
                <w:delText>用</w:delText>
              </w:r>
            </w:del>
            <w:r w:rsidR="001D5212" w:rsidRPr="001D5212">
              <w:rPr>
                <w:rFonts w:hint="eastAsia"/>
              </w:rPr>
              <w:t>Vue</w:t>
            </w:r>
            <w:r w:rsidR="001D5212" w:rsidRPr="001D5212">
              <w:rPr>
                <w:rFonts w:hint="eastAsia"/>
              </w:rPr>
              <w:t>和</w:t>
            </w:r>
            <w:r w:rsidR="001D5212" w:rsidRPr="001D5212">
              <w:rPr>
                <w:rFonts w:hint="eastAsia"/>
              </w:rPr>
              <w:t>QT</w:t>
            </w:r>
            <w:ins w:id="55" w:author="PC" w:date="2025-04-23T17:14:00Z">
              <w:r w:rsidR="007C26FC">
                <w:rPr>
                  <w:rFonts w:hint="eastAsia"/>
                </w:rPr>
                <w:t>技术，</w:t>
              </w:r>
            </w:ins>
            <w:del w:id="56" w:author="PC" w:date="2025-04-23T17:14:00Z">
              <w:r w:rsidR="001D5212" w:rsidRPr="001D5212" w:rsidDel="007C26FC">
                <w:rPr>
                  <w:rFonts w:hint="eastAsia"/>
                </w:rPr>
                <w:delText>分别搭建</w:delText>
              </w:r>
            </w:del>
            <w:ins w:id="57" w:author="PC" w:date="2025-04-23T17:14:00Z">
              <w:r w:rsidR="007C26FC">
                <w:rPr>
                  <w:rFonts w:hint="eastAsia"/>
                </w:rPr>
                <w:t>实现</w:t>
              </w:r>
            </w:ins>
            <w:r w:rsidR="001D5212" w:rsidRPr="001D5212">
              <w:rPr>
                <w:rFonts w:hint="eastAsia"/>
              </w:rPr>
              <w:t>可视化的前端</w:t>
            </w:r>
            <w:del w:id="58" w:author="PC" w:date="2025-04-23T17:14:00Z">
              <w:r w:rsidR="001D5212" w:rsidRPr="001D5212" w:rsidDel="007C26FC">
                <w:rPr>
                  <w:rFonts w:hint="eastAsia"/>
                </w:rPr>
                <w:delText>网页</w:delText>
              </w:r>
            </w:del>
            <w:r w:rsidR="001D5212" w:rsidRPr="001D5212">
              <w:rPr>
                <w:rFonts w:hint="eastAsia"/>
              </w:rPr>
              <w:t>界面</w:t>
            </w:r>
            <w:ins w:id="59" w:author="PC" w:date="2025-04-23T17:14:00Z">
              <w:r w:rsidR="007C26FC">
                <w:rPr>
                  <w:rFonts w:hint="eastAsia"/>
                </w:rPr>
                <w:t>设计</w:t>
              </w:r>
            </w:ins>
            <w:del w:id="60" w:author="PC" w:date="2025-04-23T17:15:00Z">
              <w:r w:rsidR="001D5212" w:rsidDel="007C26FC">
                <w:rPr>
                  <w:rFonts w:hint="eastAsia"/>
                </w:rPr>
                <w:delText>。</w:delText>
              </w:r>
              <w:r w:rsidR="001D5212" w:rsidRPr="001D5212" w:rsidDel="007C26FC">
                <w:rPr>
                  <w:rFonts w:hint="eastAsia"/>
                </w:rPr>
                <w:delText>面向用户监测，需要设计网页端的远程可视化监测界面</w:delText>
              </w:r>
            </w:del>
            <w:ins w:id="61" w:author="PC" w:date="2025-04-23T17:15:00Z">
              <w:r w:rsidR="007C26FC">
                <w:rPr>
                  <w:rFonts w:hint="eastAsia"/>
                </w:rPr>
                <w:t>，</w:t>
              </w:r>
            </w:ins>
            <w:del w:id="62" w:author="PC" w:date="2025-04-23T17:15:00Z">
              <w:r w:rsidR="001D5212" w:rsidRPr="001D5212" w:rsidDel="007C26FC">
                <w:rPr>
                  <w:rFonts w:hint="eastAsia"/>
                </w:rPr>
                <w:delText>，</w:delText>
              </w:r>
            </w:del>
            <w:r w:rsidR="001D5212" w:rsidRPr="001D5212">
              <w:rPr>
                <w:rFonts w:hint="eastAsia"/>
              </w:rPr>
              <w:t>分别实现</w:t>
            </w:r>
            <w:del w:id="63" w:author="PC" w:date="2025-04-23T17:15:00Z">
              <w:r w:rsidR="001D5212" w:rsidRPr="001D5212" w:rsidDel="007C26FC">
                <w:rPr>
                  <w:rFonts w:hint="eastAsia"/>
                </w:rPr>
                <w:delText>整体</w:delText>
              </w:r>
            </w:del>
            <w:ins w:id="64" w:author="PC" w:date="2025-04-23T17:15:00Z">
              <w:r w:rsidR="007C26FC">
                <w:rPr>
                  <w:rFonts w:hint="eastAsia"/>
                </w:rPr>
                <w:t>群体工效学</w:t>
              </w:r>
            </w:ins>
            <w:r w:rsidR="001D5212" w:rsidRPr="001D5212">
              <w:rPr>
                <w:rFonts w:hint="eastAsia"/>
              </w:rPr>
              <w:t>信息和</w:t>
            </w:r>
            <w:ins w:id="65" w:author="PC" w:date="2025-04-23T17:15:00Z">
              <w:r w:rsidR="007C26FC">
                <w:rPr>
                  <w:rFonts w:hint="eastAsia"/>
                </w:rPr>
                <w:t>个人</w:t>
              </w:r>
            </w:ins>
            <w:del w:id="66" w:author="PC" w:date="2025-04-23T17:15:00Z">
              <w:r w:rsidR="001D5212" w:rsidRPr="001D5212" w:rsidDel="007C26FC">
                <w:rPr>
                  <w:rFonts w:hint="eastAsia"/>
                </w:rPr>
                <w:delText>个人</w:delText>
              </w:r>
            </w:del>
            <w:r w:rsidR="001D5212" w:rsidRPr="001D5212">
              <w:rPr>
                <w:rFonts w:hint="eastAsia"/>
              </w:rPr>
              <w:t>详细信息的实时展示</w:t>
            </w:r>
            <w:ins w:id="67" w:author="PC" w:date="2025-04-23T17:15:00Z">
              <w:r w:rsidR="007C26FC">
                <w:rPr>
                  <w:rFonts w:hint="eastAsia"/>
                </w:rPr>
                <w:t>，完成</w:t>
              </w:r>
            </w:ins>
            <w:del w:id="68" w:author="PC" w:date="2025-04-23T17:15:00Z">
              <w:r w:rsidR="001D5212" w:rsidRPr="001D5212" w:rsidDel="007C26FC">
                <w:rPr>
                  <w:rFonts w:hint="eastAsia"/>
                </w:rPr>
                <w:delText>。最后测试</w:delText>
              </w:r>
            </w:del>
            <w:r w:rsidR="001D5212" w:rsidRPr="001D5212">
              <w:rPr>
                <w:rFonts w:hint="eastAsia"/>
              </w:rPr>
              <w:t>系统的数据并发吞吐量上限和延迟性</w:t>
            </w:r>
            <w:ins w:id="69" w:author="PC" w:date="2025-04-23T17:15:00Z">
              <w:r w:rsidR="007C26FC">
                <w:rPr>
                  <w:rFonts w:hint="eastAsia"/>
                </w:rPr>
                <w:t>测试</w:t>
              </w:r>
            </w:ins>
            <w:r w:rsidR="001D5212" w:rsidRPr="001D5212">
              <w:rPr>
                <w:rFonts w:hint="eastAsia"/>
              </w:rPr>
              <w:t>，</w:t>
            </w:r>
            <w:ins w:id="70" w:author="PC" w:date="2025-04-23T17:15:00Z">
              <w:r w:rsidR="007C26FC">
                <w:rPr>
                  <w:rFonts w:hint="eastAsia"/>
                </w:rPr>
                <w:t>以及</w:t>
              </w:r>
            </w:ins>
            <w:r w:rsidR="001D5212" w:rsidRPr="001D5212">
              <w:rPr>
                <w:rFonts w:hint="eastAsia"/>
              </w:rPr>
              <w:t>对系统的整体运行情况进行测试，</w:t>
            </w:r>
            <w:ins w:id="71" w:author="PC" w:date="2025-04-23T17:15:00Z">
              <w:r w:rsidR="007C26FC">
                <w:rPr>
                  <w:rFonts w:hint="eastAsia"/>
                </w:rPr>
                <w:t>在此基础上</w:t>
              </w:r>
            </w:ins>
            <w:r w:rsidR="001D5212" w:rsidRPr="001D5212">
              <w:rPr>
                <w:rFonts w:hint="eastAsia"/>
              </w:rPr>
              <w:t>分析测试结果并优化系统。</w:t>
            </w:r>
          </w:p>
          <w:p w14:paraId="09DD3CC0" w14:textId="37755C46" w:rsidR="008E61F3" w:rsidRDefault="008E61F3" w:rsidP="00E065C5">
            <w:pPr>
              <w:ind w:firstLine="480"/>
            </w:pPr>
            <w:r>
              <w:rPr>
                <w:rFonts w:hint="eastAsia"/>
              </w:rPr>
              <w:t>（</w:t>
            </w:r>
            <w:r>
              <w:rPr>
                <w:rFonts w:hint="eastAsia"/>
              </w:rPr>
              <w:t>3</w:t>
            </w:r>
            <w:r>
              <w:rPr>
                <w:rFonts w:hint="eastAsia"/>
              </w:rPr>
              <w:t>）</w:t>
            </w:r>
            <w:ins w:id="72" w:author="PC" w:date="2025-04-23T17:16:00Z">
              <w:r w:rsidR="007C26FC">
                <w:rPr>
                  <w:rFonts w:hint="eastAsia"/>
                </w:rPr>
                <w:t>建立</w:t>
              </w:r>
            </w:ins>
            <w:ins w:id="73" w:author="PC" w:date="2025-04-23T17:15:00Z">
              <w:r w:rsidR="007C26FC">
                <w:rPr>
                  <w:rFonts w:hint="eastAsia"/>
                </w:rPr>
                <w:t>面向</w:t>
              </w:r>
            </w:ins>
            <w:ins w:id="74" w:author="PC" w:date="2025-04-23T17:16:00Z">
              <w:r w:rsidR="007C26FC">
                <w:rPr>
                  <w:rFonts w:hint="eastAsia"/>
                </w:rPr>
                <w:t>远程监测场景的</w:t>
              </w:r>
            </w:ins>
            <w:del w:id="75" w:author="PC" w:date="2025-04-23T17:15:00Z">
              <w:r w:rsidRPr="008E61F3" w:rsidDel="007C26FC">
                <w:rPr>
                  <w:rFonts w:hint="eastAsia"/>
                </w:rPr>
                <w:delText>基于</w:delText>
              </w:r>
            </w:del>
            <w:del w:id="76" w:author="PC" w:date="2025-04-23T17:16:00Z">
              <w:r w:rsidRPr="008E61F3" w:rsidDel="007C26FC">
                <w:rPr>
                  <w:rFonts w:hint="eastAsia"/>
                </w:rPr>
                <w:delText>云端服务器的</w:delText>
              </w:r>
            </w:del>
            <w:ins w:id="77" w:author="PC" w:date="2025-04-23T17:16:00Z">
              <w:r w:rsidR="007C26FC">
                <w:rPr>
                  <w:rFonts w:hint="eastAsia"/>
                </w:rPr>
                <w:t>工效学</w:t>
              </w:r>
            </w:ins>
            <w:r w:rsidRPr="008E61F3">
              <w:rPr>
                <w:rFonts w:hint="eastAsia"/>
              </w:rPr>
              <w:t>风险评估模型。</w:t>
            </w:r>
            <w:ins w:id="78" w:author="PC" w:date="2025-04-23T17:16:00Z">
              <w:r w:rsidR="007C26FC">
                <w:rPr>
                  <w:rFonts w:hint="eastAsia"/>
                </w:rPr>
                <w:t>通过对多模态数据的</w:t>
              </w:r>
            </w:ins>
            <w:r w:rsidR="001D5212">
              <w:rPr>
                <w:rFonts w:hint="eastAsia"/>
              </w:rPr>
              <w:t>分析</w:t>
            </w:r>
            <w:ins w:id="79" w:author="PC" w:date="2025-04-23T17:16:00Z">
              <w:r w:rsidR="007C26FC">
                <w:rPr>
                  <w:rFonts w:hint="eastAsia"/>
                </w:rPr>
                <w:t>，</w:t>
              </w:r>
            </w:ins>
            <w:del w:id="80" w:author="PC" w:date="2025-04-23T17:16:00Z">
              <w:r w:rsidR="001D5212" w:rsidDel="007C26FC">
                <w:rPr>
                  <w:rFonts w:hint="eastAsia"/>
                </w:rPr>
                <w:delText>并</w:delText>
              </w:r>
            </w:del>
            <w:del w:id="81" w:author="PC" w:date="2025-04-23T17:17:00Z">
              <w:r w:rsidR="001D5212" w:rsidDel="007C26FC">
                <w:rPr>
                  <w:rFonts w:hint="eastAsia"/>
                </w:rPr>
                <w:delText>建立</w:delText>
              </w:r>
            </w:del>
            <w:bookmarkStart w:id="82" w:name="OLE_LINK1"/>
            <w:ins w:id="83" w:author="PC" w:date="2025-04-23T17:17:00Z">
              <w:r w:rsidR="007C26FC">
                <w:rPr>
                  <w:rFonts w:hint="eastAsia"/>
                </w:rPr>
                <w:t>探索</w:t>
              </w:r>
            </w:ins>
            <w:del w:id="84" w:author="PC" w:date="2025-04-23T17:17:00Z">
              <w:r w:rsidR="00ED790D" w:rsidDel="007C26FC">
                <w:rPr>
                  <w:rFonts w:hint="eastAsia"/>
                </w:rPr>
                <w:delText>IMU</w:delText>
              </w:r>
              <w:r w:rsidR="001D5212" w:rsidDel="007C26FC">
                <w:rPr>
                  <w:rFonts w:hint="eastAsia"/>
                </w:rPr>
                <w:delText>、</w:delText>
              </w:r>
              <w:r w:rsidR="00ED790D" w:rsidDel="007C26FC">
                <w:rPr>
                  <w:rFonts w:hint="eastAsia"/>
                </w:rPr>
                <w:delText>EMG</w:delText>
              </w:r>
              <w:r w:rsidR="001D5212" w:rsidDel="007C26FC">
                <w:rPr>
                  <w:rFonts w:hint="eastAsia"/>
                </w:rPr>
                <w:delText>和</w:delText>
              </w:r>
              <w:r w:rsidR="00ED790D" w:rsidDel="007C26FC">
                <w:rPr>
                  <w:rFonts w:hint="eastAsia"/>
                </w:rPr>
                <w:delText>ECG</w:delText>
              </w:r>
            </w:del>
            <w:ins w:id="85" w:author="PC" w:date="2025-04-23T17:17:00Z">
              <w:r w:rsidR="007C26FC">
                <w:rPr>
                  <w:rFonts w:hint="eastAsia"/>
                </w:rPr>
                <w:t>人体运动</w:t>
              </w:r>
            </w:ins>
            <w:del w:id="86" w:author="PC" w:date="2025-04-23T17:18:00Z">
              <w:r w:rsidR="001D5212" w:rsidDel="007C26FC">
                <w:rPr>
                  <w:rFonts w:hint="eastAsia"/>
                </w:rPr>
                <w:delText>数据</w:delText>
              </w:r>
            </w:del>
            <w:bookmarkEnd w:id="82"/>
            <w:ins w:id="87" w:author="PC" w:date="2025-04-23T17:18:00Z">
              <w:r w:rsidR="007C26FC">
                <w:rPr>
                  <w:rFonts w:hint="eastAsia"/>
                </w:rPr>
                <w:t>信息</w:t>
              </w:r>
            </w:ins>
            <w:ins w:id="88" w:author="PC" w:date="2025-04-23T17:17:00Z">
              <w:r w:rsidR="007C26FC">
                <w:rPr>
                  <w:rFonts w:hint="eastAsia"/>
                </w:rPr>
                <w:t>、肌肉激活情况、</w:t>
              </w:r>
            </w:ins>
            <w:ins w:id="89" w:author="PC" w:date="2025-04-23T17:18:00Z">
              <w:r w:rsidR="007C26FC">
                <w:rPr>
                  <w:rFonts w:hint="eastAsia"/>
                </w:rPr>
                <w:t>和</w:t>
              </w:r>
            </w:ins>
            <w:ins w:id="90" w:author="PC" w:date="2025-04-23T17:17:00Z">
              <w:r w:rsidR="007C26FC">
                <w:rPr>
                  <w:rFonts w:hint="eastAsia"/>
                </w:rPr>
                <w:t>人体生理信号</w:t>
              </w:r>
            </w:ins>
            <w:ins w:id="91" w:author="PC" w:date="2025-04-23T17:18:00Z">
              <w:r w:rsidR="007C26FC">
                <w:rPr>
                  <w:rFonts w:hint="eastAsia"/>
                </w:rPr>
                <w:t>等</w:t>
              </w:r>
            </w:ins>
            <w:ins w:id="92" w:author="PC" w:date="2025-04-23T17:17:00Z">
              <w:r w:rsidR="007C26FC">
                <w:rPr>
                  <w:rFonts w:hint="eastAsia"/>
                </w:rPr>
                <w:t>多模态传感器数据</w:t>
              </w:r>
            </w:ins>
            <w:r w:rsidR="001D5212">
              <w:rPr>
                <w:rFonts w:hint="eastAsia"/>
              </w:rPr>
              <w:t>与工效学风险之间的量化关系，建立</w:t>
            </w:r>
            <w:ins w:id="93" w:author="PC" w:date="2025-04-23T17:18:00Z">
              <w:r w:rsidR="007C26FC">
                <w:rPr>
                  <w:rFonts w:hint="eastAsia"/>
                </w:rPr>
                <w:t>面向实际应用的</w:t>
              </w:r>
            </w:ins>
            <w:ins w:id="94" w:author="PC" w:date="2025-04-23T17:19:00Z">
              <w:r w:rsidR="007C26FC">
                <w:rPr>
                  <w:rFonts w:hint="eastAsia"/>
                </w:rPr>
                <w:t>工效学风险</w:t>
              </w:r>
            </w:ins>
            <w:del w:id="95" w:author="PC" w:date="2025-04-23T17:18:00Z">
              <w:r w:rsidR="001D5212" w:rsidDel="007C26FC">
                <w:rPr>
                  <w:rFonts w:hint="eastAsia"/>
                </w:rPr>
                <w:delText>相关的工效学</w:delText>
              </w:r>
            </w:del>
            <w:del w:id="96" w:author="PC" w:date="2025-04-23T17:19:00Z">
              <w:r w:rsidR="001D5212" w:rsidDel="007C26FC">
                <w:rPr>
                  <w:rFonts w:hint="eastAsia"/>
                </w:rPr>
                <w:delText>疲劳</w:delText>
              </w:r>
            </w:del>
            <w:r w:rsidR="001D5212">
              <w:rPr>
                <w:rFonts w:hint="eastAsia"/>
              </w:rPr>
              <w:t>预测模型</w:t>
            </w:r>
            <w:ins w:id="97" w:author="PC" w:date="2025-04-23T17:18:00Z">
              <w:r w:rsidR="007C26FC">
                <w:rPr>
                  <w:rFonts w:hint="eastAsia"/>
                </w:rPr>
                <w:t>，</w:t>
              </w:r>
            </w:ins>
            <w:ins w:id="98" w:author="PC" w:date="2025-04-23T17:19:00Z">
              <w:r w:rsidR="007C26FC">
                <w:rPr>
                  <w:rFonts w:hint="eastAsia"/>
                </w:rPr>
                <w:t>并实现这一模型的云端部署</w:t>
              </w:r>
            </w:ins>
            <w:r w:rsidR="001D5212">
              <w:rPr>
                <w:rFonts w:hint="eastAsia"/>
              </w:rPr>
              <w:t>。</w:t>
            </w:r>
          </w:p>
          <w:p w14:paraId="2E6FD6F5" w14:textId="107C5A7C" w:rsidR="008E61F3" w:rsidRDefault="008E61F3" w:rsidP="00E065C5">
            <w:pPr>
              <w:ind w:firstLine="480"/>
            </w:pPr>
            <w:r>
              <w:rPr>
                <w:rFonts w:hint="eastAsia"/>
              </w:rPr>
              <w:t>2</w:t>
            </w:r>
            <w:r>
              <w:rPr>
                <w:rFonts w:hint="eastAsia"/>
              </w:rPr>
              <w:t>、拟解决的主要问题</w:t>
            </w:r>
          </w:p>
          <w:p w14:paraId="0E774E82" w14:textId="3649C9E5" w:rsidR="008E61F3" w:rsidRDefault="008E61F3" w:rsidP="008E61F3">
            <w:pPr>
              <w:ind w:firstLine="480"/>
            </w:pPr>
            <w:r>
              <w:rPr>
                <w:rFonts w:hint="eastAsia"/>
              </w:rPr>
              <w:t>（</w:t>
            </w:r>
            <w:r>
              <w:rPr>
                <w:rFonts w:hint="eastAsia"/>
              </w:rPr>
              <w:t>1</w:t>
            </w:r>
            <w:r>
              <w:rPr>
                <w:rFonts w:hint="eastAsia"/>
              </w:rPr>
              <w:t>）异构传感器数据的</w:t>
            </w:r>
            <w:r w:rsidRPr="00F67ABD">
              <w:t>采集</w:t>
            </w:r>
            <w:r>
              <w:rPr>
                <w:rFonts w:hint="eastAsia"/>
              </w:rPr>
              <w:t>和</w:t>
            </w:r>
            <w:r w:rsidRPr="00F67ABD">
              <w:t>时序同步</w:t>
            </w:r>
            <w:r w:rsidR="001D5212">
              <w:rPr>
                <w:rFonts w:hint="eastAsia"/>
              </w:rPr>
              <w:t>。</w:t>
            </w:r>
          </w:p>
          <w:p w14:paraId="042EB235" w14:textId="47D3253E" w:rsidR="008E61F3" w:rsidRDefault="008E61F3" w:rsidP="008E61F3">
            <w:pPr>
              <w:ind w:firstLine="480"/>
            </w:pPr>
            <w:r>
              <w:rPr>
                <w:rFonts w:hint="eastAsia"/>
              </w:rPr>
              <w:t>（</w:t>
            </w:r>
            <w:r>
              <w:rPr>
                <w:rFonts w:hint="eastAsia"/>
              </w:rPr>
              <w:t>2</w:t>
            </w:r>
            <w:r>
              <w:rPr>
                <w:rFonts w:hint="eastAsia"/>
              </w:rPr>
              <w:t>）面向网络不确定性的传感器数据自动补全和纠错</w:t>
            </w:r>
            <w:r w:rsidR="001D5212">
              <w:rPr>
                <w:rFonts w:hint="eastAsia"/>
              </w:rPr>
              <w:t>。</w:t>
            </w:r>
          </w:p>
          <w:p w14:paraId="1B779AE7" w14:textId="1948F020" w:rsidR="001D5212" w:rsidRPr="008E61F3" w:rsidRDefault="001D5212" w:rsidP="008E61F3">
            <w:pPr>
              <w:ind w:firstLine="480"/>
            </w:pPr>
            <w:r>
              <w:rPr>
                <w:rFonts w:hint="eastAsia"/>
              </w:rPr>
              <w:t>（</w:t>
            </w:r>
            <w:r>
              <w:rPr>
                <w:rFonts w:hint="eastAsia"/>
              </w:rPr>
              <w:t>3</w:t>
            </w:r>
            <w:r>
              <w:rPr>
                <w:rFonts w:hint="eastAsia"/>
              </w:rPr>
              <w:t>）</w:t>
            </w:r>
            <w:ins w:id="99" w:author="PC" w:date="2025-04-23T17:19:00Z">
              <w:r w:rsidR="007C26FC">
                <w:rPr>
                  <w:rFonts w:hint="eastAsia"/>
                </w:rPr>
                <w:t>揭示</w:t>
              </w:r>
            </w:ins>
            <w:r w:rsidR="00945C3B">
              <w:rPr>
                <w:rFonts w:hint="eastAsia"/>
              </w:rPr>
              <w:t>IMU</w:t>
            </w:r>
            <w:r w:rsidR="00945C3B">
              <w:rPr>
                <w:rFonts w:hint="eastAsia"/>
              </w:rPr>
              <w:t>、</w:t>
            </w:r>
            <w:r w:rsidR="00945C3B">
              <w:rPr>
                <w:rFonts w:hint="eastAsia"/>
              </w:rPr>
              <w:t>EMG</w:t>
            </w:r>
            <w:r w:rsidR="00945C3B">
              <w:rPr>
                <w:rFonts w:hint="eastAsia"/>
              </w:rPr>
              <w:t>和</w:t>
            </w:r>
            <w:r w:rsidR="00945C3B">
              <w:rPr>
                <w:rFonts w:hint="eastAsia"/>
              </w:rPr>
              <w:t>ECG</w:t>
            </w:r>
            <w:r w:rsidR="00945C3B">
              <w:rPr>
                <w:rFonts w:hint="eastAsia"/>
              </w:rPr>
              <w:t>数据</w:t>
            </w:r>
            <w:r>
              <w:rPr>
                <w:rFonts w:hint="eastAsia"/>
              </w:rPr>
              <w:t>与工效学风险之间的量化关系</w:t>
            </w:r>
            <w:r w:rsidR="00AE35E2">
              <w:rPr>
                <w:rFonts w:hint="eastAsia"/>
              </w:rPr>
              <w:t>。</w:t>
            </w:r>
          </w:p>
          <w:p w14:paraId="41D279FD" w14:textId="4DC123B6" w:rsidR="0021777D" w:rsidRDefault="008E61F3" w:rsidP="00E065C5">
            <w:pPr>
              <w:ind w:firstLine="480"/>
            </w:pPr>
            <w:r>
              <w:rPr>
                <w:rFonts w:hint="eastAsia"/>
              </w:rPr>
              <w:t>3</w:t>
            </w:r>
            <w:r w:rsidR="00F67ABD">
              <w:rPr>
                <w:rFonts w:hint="eastAsia"/>
              </w:rPr>
              <w:t>、特色与创新、重点和难点</w:t>
            </w:r>
          </w:p>
          <w:p w14:paraId="1DD62641" w14:textId="3B86472F" w:rsidR="00F67ABD" w:rsidRDefault="00F67ABD" w:rsidP="00E065C5">
            <w:pPr>
              <w:ind w:firstLine="480"/>
            </w:pPr>
            <w:r>
              <w:rPr>
                <w:rFonts w:hint="eastAsia"/>
              </w:rPr>
              <w:t>（</w:t>
            </w:r>
            <w:r>
              <w:rPr>
                <w:rFonts w:hint="eastAsia"/>
              </w:rPr>
              <w:t>1</w:t>
            </w:r>
            <w:r>
              <w:rPr>
                <w:rFonts w:hint="eastAsia"/>
              </w:rPr>
              <w:t>）特色与创新</w:t>
            </w:r>
          </w:p>
          <w:p w14:paraId="0D6704B5" w14:textId="18069BD0" w:rsidR="00F67ABD" w:rsidRDefault="00BF7C43" w:rsidP="00E065C5">
            <w:pPr>
              <w:ind w:firstLine="480"/>
            </w:pPr>
            <w:r>
              <w:rPr>
                <w:rFonts w:hint="eastAsia"/>
              </w:rPr>
              <w:t>实现了</w:t>
            </w:r>
            <w:ins w:id="100" w:author="PC" w:date="2025-04-23T17:22:00Z">
              <w:r w:rsidR="007C26FC" w:rsidRPr="008E61F3">
                <w:rPr>
                  <w:rFonts w:hint="eastAsia"/>
                </w:rPr>
                <w:t>跨平台的实时</w:t>
              </w:r>
              <w:r w:rsidR="007C26FC">
                <w:rPr>
                  <w:rFonts w:hint="eastAsia"/>
                </w:rPr>
                <w:t>远程工效学</w:t>
              </w:r>
              <w:r w:rsidR="007C26FC" w:rsidRPr="008E61F3">
                <w:rPr>
                  <w:rFonts w:hint="eastAsia"/>
                </w:rPr>
                <w:t>数据</w:t>
              </w:r>
              <w:r w:rsidR="007C26FC">
                <w:rPr>
                  <w:rFonts w:hint="eastAsia"/>
                </w:rPr>
                <w:t>监测系统</w:t>
              </w:r>
            </w:ins>
            <w:del w:id="101" w:author="PC" w:date="2025-04-23T17:20:00Z">
              <w:r w:rsidDel="007C26FC">
                <w:rPr>
                  <w:rFonts w:hint="eastAsia"/>
                </w:rPr>
                <w:delText>特殊工况下</w:delText>
              </w:r>
            </w:del>
            <w:del w:id="102" w:author="PC" w:date="2025-04-23T17:22:00Z">
              <w:r w:rsidDel="007C26FC">
                <w:rPr>
                  <w:rFonts w:hint="eastAsia"/>
                </w:rPr>
                <w:delText>多模态可穿戴传感器的</w:delText>
              </w:r>
            </w:del>
            <w:ins w:id="103" w:author="PC" w:date="2025-04-23T17:22:00Z">
              <w:r w:rsidR="007C26FC">
                <w:rPr>
                  <w:rFonts w:hint="eastAsia"/>
                </w:rPr>
                <w:t>的设计</w:t>
              </w:r>
            </w:ins>
            <w:ins w:id="104" w:author="PC" w:date="2025-04-23T17:23:00Z">
              <w:r w:rsidR="007C26FC">
                <w:rPr>
                  <w:rFonts w:hint="eastAsia"/>
                </w:rPr>
                <w:t>与实现</w:t>
              </w:r>
            </w:ins>
            <w:del w:id="105" w:author="PC" w:date="2025-04-23T17:22:00Z">
              <w:r w:rsidDel="007C26FC">
                <w:rPr>
                  <w:rFonts w:hint="eastAsia"/>
                </w:rPr>
                <w:delText>远程实时工效学疲劳监测系统</w:delText>
              </w:r>
            </w:del>
            <w:r>
              <w:rPr>
                <w:rFonts w:hint="eastAsia"/>
              </w:rPr>
              <w:t>。</w:t>
            </w:r>
          </w:p>
          <w:p w14:paraId="621684F0" w14:textId="77054E3F" w:rsidR="00F67ABD" w:rsidRDefault="00BF7C43" w:rsidP="00E065C5">
            <w:pPr>
              <w:ind w:firstLine="480"/>
            </w:pPr>
            <w:del w:id="106" w:author="PC" w:date="2025-04-23T17:20:00Z">
              <w:r w:rsidDel="007C26FC">
                <w:rPr>
                  <w:rFonts w:hint="eastAsia"/>
                </w:rPr>
                <w:delText>将</w:delText>
              </w:r>
            </w:del>
            <w:ins w:id="107" w:author="PC" w:date="2025-04-23T17:20:00Z">
              <w:r w:rsidR="007C26FC">
                <w:rPr>
                  <w:rFonts w:hint="eastAsia"/>
                </w:rPr>
                <w:t>实现</w:t>
              </w:r>
            </w:ins>
            <w:ins w:id="108" w:author="PC" w:date="2025-04-23T17:21:00Z">
              <w:r w:rsidR="007C26FC">
                <w:rPr>
                  <w:rFonts w:hint="eastAsia"/>
                </w:rPr>
                <w:t>多模态</w:t>
              </w:r>
            </w:ins>
            <w:del w:id="109" w:author="PC" w:date="2025-04-23T17:21:00Z">
              <w:r w:rsidDel="007C26FC">
                <w:rPr>
                  <w:rFonts w:hint="eastAsia"/>
                </w:rPr>
                <w:delText>多种</w:delText>
              </w:r>
            </w:del>
            <w:ins w:id="110" w:author="PC" w:date="2025-04-23T17:21:00Z">
              <w:r w:rsidR="007C26FC">
                <w:rPr>
                  <w:rFonts w:hint="eastAsia"/>
                </w:rPr>
                <w:t>可穿戴</w:t>
              </w:r>
            </w:ins>
            <w:r>
              <w:rPr>
                <w:rFonts w:hint="eastAsia"/>
              </w:rPr>
              <w:t>传感器数据</w:t>
            </w:r>
            <w:ins w:id="111" w:author="PC" w:date="2025-04-23T17:21:00Z">
              <w:r w:rsidR="007C26FC">
                <w:rPr>
                  <w:rFonts w:hint="eastAsia"/>
                </w:rPr>
                <w:t>的多节点</w:t>
              </w:r>
            </w:ins>
            <w:r>
              <w:rPr>
                <w:rFonts w:hint="eastAsia"/>
              </w:rPr>
              <w:t>实时</w:t>
            </w:r>
            <w:del w:id="112" w:author="PC" w:date="2025-04-23T17:21:00Z">
              <w:r w:rsidDel="007C26FC">
                <w:rPr>
                  <w:rFonts w:hint="eastAsia"/>
                </w:rPr>
                <w:delText>进行</w:delText>
              </w:r>
            </w:del>
            <w:r>
              <w:rPr>
                <w:rFonts w:hint="eastAsia"/>
              </w:rPr>
              <w:t>同步采样</w:t>
            </w:r>
            <w:del w:id="113" w:author="PC" w:date="2025-04-23T17:20:00Z">
              <w:r w:rsidDel="007C26FC">
                <w:rPr>
                  <w:rFonts w:hint="eastAsia"/>
                </w:rPr>
                <w:delText>和</w:delText>
              </w:r>
            </w:del>
            <w:ins w:id="114" w:author="PC" w:date="2025-04-23T17:20:00Z">
              <w:r w:rsidR="007C26FC">
                <w:rPr>
                  <w:rFonts w:hint="eastAsia"/>
                </w:rPr>
                <w:t>、</w:t>
              </w:r>
            </w:ins>
            <w:r>
              <w:rPr>
                <w:rFonts w:hint="eastAsia"/>
              </w:rPr>
              <w:t>时序同步</w:t>
            </w:r>
            <w:del w:id="115" w:author="PC" w:date="2025-04-23T17:20:00Z">
              <w:r w:rsidDel="007C26FC">
                <w:rPr>
                  <w:rFonts w:hint="eastAsia"/>
                </w:rPr>
                <w:delText>以及</w:delText>
              </w:r>
            </w:del>
            <w:ins w:id="116" w:author="PC" w:date="2025-04-23T17:20:00Z">
              <w:r w:rsidR="007C26FC">
                <w:rPr>
                  <w:rFonts w:hint="eastAsia"/>
                </w:rPr>
                <w:t>、</w:t>
              </w:r>
            </w:ins>
            <w:r>
              <w:rPr>
                <w:rFonts w:hint="eastAsia"/>
              </w:rPr>
              <w:t>数据融合</w:t>
            </w:r>
            <w:ins w:id="117" w:author="PC" w:date="2025-04-23T17:21:00Z">
              <w:r w:rsidR="007C26FC">
                <w:rPr>
                  <w:rFonts w:hint="eastAsia"/>
                </w:rPr>
                <w:t>，</w:t>
              </w:r>
            </w:ins>
            <w:ins w:id="118" w:author="PC" w:date="2025-04-23T17:20:00Z">
              <w:r w:rsidR="007C26FC">
                <w:rPr>
                  <w:rFonts w:hint="eastAsia"/>
                </w:rPr>
                <w:t>以及与云端服务器以及数据库的</w:t>
              </w:r>
            </w:ins>
            <w:ins w:id="119" w:author="PC" w:date="2025-04-23T17:21:00Z">
              <w:r w:rsidR="007C26FC">
                <w:rPr>
                  <w:rFonts w:hint="eastAsia"/>
                </w:rPr>
                <w:t>整合</w:t>
              </w:r>
            </w:ins>
            <w:r>
              <w:rPr>
                <w:rFonts w:hint="eastAsia"/>
              </w:rPr>
              <w:t>。</w:t>
            </w:r>
          </w:p>
          <w:p w14:paraId="24E78CEF" w14:textId="57290213" w:rsidR="00F67ABD" w:rsidRPr="00F67ABD" w:rsidRDefault="00BF7C43" w:rsidP="00E065C5">
            <w:pPr>
              <w:ind w:firstLine="480"/>
            </w:pPr>
            <w:del w:id="120" w:author="PC" w:date="2025-04-23T17:20:00Z">
              <w:r w:rsidDel="007C26FC">
                <w:rPr>
                  <w:rFonts w:hint="eastAsia"/>
                </w:rPr>
                <w:delText>提出了</w:delText>
              </w:r>
            </w:del>
            <w:ins w:id="121" w:author="PC" w:date="2025-04-23T17:20:00Z">
              <w:r w:rsidR="007C26FC">
                <w:rPr>
                  <w:rFonts w:hint="eastAsia"/>
                </w:rPr>
                <w:t>探索</w:t>
              </w:r>
            </w:ins>
            <w:r>
              <w:rPr>
                <w:rFonts w:hint="eastAsia"/>
              </w:rPr>
              <w:t>惯性传感器、肌电传感器和心电传感器</w:t>
            </w:r>
            <w:ins w:id="122" w:author="PC" w:date="2025-04-23T17:21:00Z">
              <w:r w:rsidR="007C26FC">
                <w:rPr>
                  <w:rFonts w:hint="eastAsia"/>
                </w:rPr>
                <w:t>得到的多模态</w:t>
              </w:r>
            </w:ins>
            <w:r>
              <w:rPr>
                <w:rFonts w:hint="eastAsia"/>
              </w:rPr>
              <w:t>数据</w:t>
            </w:r>
            <w:ins w:id="123" w:author="PC" w:date="2025-04-23T17:22:00Z">
              <w:r w:rsidR="007C26FC">
                <w:rPr>
                  <w:rFonts w:hint="eastAsia"/>
                </w:rPr>
                <w:t>与</w:t>
              </w:r>
            </w:ins>
            <w:del w:id="124" w:author="PC" w:date="2025-04-23T17:22:00Z">
              <w:r w:rsidDel="007C26FC">
                <w:rPr>
                  <w:rFonts w:hint="eastAsia"/>
                </w:rPr>
                <w:delText>跟</w:delText>
              </w:r>
            </w:del>
            <w:r>
              <w:rPr>
                <w:rFonts w:hint="eastAsia"/>
              </w:rPr>
              <w:t>工效学</w:t>
            </w:r>
            <w:ins w:id="125" w:author="PC" w:date="2025-04-23T17:22:00Z">
              <w:r w:rsidR="007C26FC">
                <w:rPr>
                  <w:rFonts w:hint="eastAsia"/>
                </w:rPr>
                <w:t>风险</w:t>
              </w:r>
            </w:ins>
            <w:del w:id="126" w:author="PC" w:date="2025-04-23T17:22:00Z">
              <w:r w:rsidDel="007C26FC">
                <w:rPr>
                  <w:rFonts w:hint="eastAsia"/>
                </w:rPr>
                <w:delText>疲劳监测</w:delText>
              </w:r>
            </w:del>
            <w:r>
              <w:rPr>
                <w:rFonts w:hint="eastAsia"/>
              </w:rPr>
              <w:t>之间的量化关系。</w:t>
            </w:r>
          </w:p>
          <w:p w14:paraId="52BF7B31" w14:textId="77777777" w:rsidR="00F67ABD" w:rsidRDefault="00F67ABD" w:rsidP="00E065C5">
            <w:pPr>
              <w:ind w:firstLine="480"/>
            </w:pPr>
            <w:r>
              <w:rPr>
                <w:rFonts w:hint="eastAsia"/>
              </w:rPr>
              <w:t>（</w:t>
            </w:r>
            <w:r>
              <w:rPr>
                <w:rFonts w:hint="eastAsia"/>
              </w:rPr>
              <w:t>2</w:t>
            </w:r>
            <w:r>
              <w:rPr>
                <w:rFonts w:hint="eastAsia"/>
              </w:rPr>
              <w:t>）重点和难点</w:t>
            </w:r>
          </w:p>
          <w:p w14:paraId="3A31D452" w14:textId="24FD779A" w:rsidR="00C44C4C" w:rsidRDefault="00F67ABD" w:rsidP="00E065C5">
            <w:pPr>
              <w:ind w:firstLine="480"/>
            </w:pPr>
            <w:r w:rsidRPr="00F67ABD">
              <w:t>确保不同传感器的采集时序同步是一个需要解决的问题。</w:t>
            </w:r>
            <w:r w:rsidR="00C44C4C">
              <w:rPr>
                <w:rFonts w:hint="eastAsia"/>
              </w:rPr>
              <w:t>不同传感器的原理和数据处理方式不同，需要将不同传感器的传输延迟、触发机制、采样频率进行匹配，需要设计硬件同步模块或者精准的软件算法来协调各传感器的启动、采集和传输。</w:t>
            </w:r>
          </w:p>
          <w:p w14:paraId="68C7A032" w14:textId="4E764933" w:rsidR="00F67ABD" w:rsidRPr="00F67ABD" w:rsidRDefault="00F67ABD" w:rsidP="00E065C5">
            <w:pPr>
              <w:ind w:firstLine="480"/>
            </w:pPr>
            <w:r w:rsidRPr="00F67ABD">
              <w:lastRenderedPageBreak/>
              <w:t>由于各传感器硬件架构、数据处理速度、工作原理的不同，网络波动、信号干扰的存在，对系统的可靠和稳定性提出了极高的要求</w:t>
            </w:r>
            <w:r w:rsidR="00C44C4C">
              <w:rPr>
                <w:rFonts w:hint="eastAsia"/>
              </w:rPr>
              <w:t>。在软件层面，需要有数据自动补全和纠错功能，避免因异常情况导致的数据丢失和异常。并且，要优化系统的调度机制，根据</w:t>
            </w:r>
            <w:r w:rsidR="00D474CD">
              <w:rPr>
                <w:rFonts w:hint="eastAsia"/>
              </w:rPr>
              <w:t>各个</w:t>
            </w:r>
            <w:r w:rsidR="00C44C4C">
              <w:rPr>
                <w:rFonts w:hint="eastAsia"/>
              </w:rPr>
              <w:t>传感器的处理速度合理分配资源，确保系统稳定运行。</w:t>
            </w:r>
          </w:p>
          <w:p w14:paraId="27D9101F" w14:textId="0154F387" w:rsidR="00F67ABD" w:rsidRDefault="00F67ABD" w:rsidP="00E065C5">
            <w:pPr>
              <w:ind w:firstLine="480"/>
            </w:pPr>
            <w:r>
              <w:rPr>
                <w:rFonts w:hint="eastAsia"/>
              </w:rPr>
              <w:t>3</w:t>
            </w:r>
            <w:r>
              <w:rPr>
                <w:rFonts w:hint="eastAsia"/>
              </w:rPr>
              <w:t>、拟采用的研究方案</w:t>
            </w:r>
          </w:p>
          <w:p w14:paraId="3C76AA17" w14:textId="37C5A44E" w:rsidR="00F67ABD" w:rsidRDefault="00F67ABD" w:rsidP="00E065C5">
            <w:pPr>
              <w:ind w:firstLine="480"/>
            </w:pPr>
            <w:r>
              <w:rPr>
                <w:rFonts w:hint="eastAsia"/>
              </w:rPr>
              <w:t>本研究旨在结合传感器设备开发一套</w:t>
            </w:r>
            <w:r w:rsidR="00396A90">
              <w:rPr>
                <w:rFonts w:hint="eastAsia"/>
              </w:rPr>
              <w:t>工效学</w:t>
            </w:r>
            <w:r>
              <w:rPr>
                <w:rFonts w:hint="eastAsia"/>
              </w:rPr>
              <w:t>实时健康监测系统。研究方案主要包括四个阶段。</w:t>
            </w:r>
          </w:p>
          <w:p w14:paraId="64B1200A" w14:textId="77777777" w:rsidR="00D474CD" w:rsidRDefault="00F67ABD" w:rsidP="00E065C5">
            <w:pPr>
              <w:ind w:firstLine="480"/>
            </w:pPr>
            <w:r>
              <w:rPr>
                <w:rFonts w:hint="eastAsia"/>
              </w:rPr>
              <w:t>第一阶段：课题调研和理论学习。</w:t>
            </w:r>
          </w:p>
          <w:p w14:paraId="2F68080D" w14:textId="3A192DE2" w:rsidR="00F67ABD" w:rsidRDefault="00F67ABD" w:rsidP="00E065C5">
            <w:pPr>
              <w:ind w:firstLine="480"/>
            </w:pPr>
            <w:r>
              <w:rPr>
                <w:rFonts w:hint="eastAsia"/>
              </w:rPr>
              <w:t>收集国内外的市面上已有各类健康监测系统的相关信息，包括不同品牌、功能特点</w:t>
            </w:r>
            <w:r w:rsidR="00396A90">
              <w:rPr>
                <w:rFonts w:hint="eastAsia"/>
              </w:rPr>
              <w:t>，</w:t>
            </w:r>
            <w:r>
              <w:rPr>
                <w:rFonts w:hint="eastAsia"/>
              </w:rPr>
              <w:t>分析现有健康监测系统的优点和存在的痛点，为本系统后续功能定位和差异化设计提供参考依据。考察当前实时数据传输、存储和分析处理相关的技术手段，在健康监测数据方面的优缺点、适用性，确定好合适的技术</w:t>
            </w:r>
            <w:proofErr w:type="gramStart"/>
            <w:r>
              <w:rPr>
                <w:rFonts w:hint="eastAsia"/>
              </w:rPr>
              <w:t>栈</w:t>
            </w:r>
            <w:proofErr w:type="gramEnd"/>
            <w:r>
              <w:rPr>
                <w:rFonts w:hint="eastAsia"/>
              </w:rPr>
              <w:t>。学习人体生理学相关基础理论知识，明确各项健康指标的正常范围、变化规律以及不同指标之间的相互关联性。掌握系统开发等方面的理论知识，软件开发流程以及测试规范等内容，为后续健康监测系统的科学合理设计与开发奠定坚实的理论基础。</w:t>
            </w:r>
          </w:p>
          <w:p w14:paraId="4509B071" w14:textId="77777777" w:rsidR="00F67ABD" w:rsidRDefault="00F67ABD" w:rsidP="00E065C5">
            <w:pPr>
              <w:ind w:firstLine="480"/>
            </w:pPr>
            <w:r>
              <w:rPr>
                <w:rFonts w:hint="eastAsia"/>
              </w:rPr>
              <w:t>第二阶段：设计与开发。</w:t>
            </w:r>
          </w:p>
          <w:p w14:paraId="1FC2B119" w14:textId="3ACD4D8B" w:rsidR="00F67ABD" w:rsidRDefault="00F67ABD" w:rsidP="00E065C5">
            <w:pPr>
              <w:ind w:firstLine="480"/>
            </w:pPr>
            <w:r>
              <w:rPr>
                <w:rFonts w:hint="eastAsia"/>
              </w:rPr>
              <w:t>根据前期确定的功能需求和性能目标，规划健康监测系统的整体架构，采用分层架构模式，可分为</w:t>
            </w:r>
            <w:r w:rsidR="000A3952">
              <w:rPr>
                <w:rFonts w:hint="eastAsia"/>
              </w:rPr>
              <w:t>数据采集层、运算处理层和实时管理层，如图</w:t>
            </w:r>
            <w:r w:rsidR="000A3952">
              <w:rPr>
                <w:rFonts w:hint="eastAsia"/>
              </w:rPr>
              <w:t>3</w:t>
            </w:r>
            <w:r w:rsidR="000A3952">
              <w:rPr>
                <w:rFonts w:hint="eastAsia"/>
              </w:rPr>
              <w:t>所示</w:t>
            </w:r>
            <w:r>
              <w:rPr>
                <w:rFonts w:hint="eastAsia"/>
              </w:rPr>
              <w:t>。</w:t>
            </w:r>
          </w:p>
          <w:p w14:paraId="246B547B" w14:textId="1493C1B3" w:rsidR="000A3952" w:rsidRDefault="000A3952" w:rsidP="000A3952">
            <w:pPr>
              <w:pStyle w:val="ad"/>
            </w:pPr>
            <w:r>
              <w:rPr>
                <w:rFonts w:hint="eastAsia"/>
                <w:noProof/>
              </w:rPr>
              <w:drawing>
                <wp:inline distT="0" distB="0" distL="0" distR="0" wp14:anchorId="037ABF15" wp14:editId="2DC1DA4E">
                  <wp:extent cx="4894524" cy="2268220"/>
                  <wp:effectExtent l="0" t="0" r="1905" b="0"/>
                  <wp:docPr id="202898218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82187" name="图片 2028982187"/>
                          <pic:cNvPicPr/>
                        </pic:nvPicPr>
                        <pic:blipFill>
                          <a:blip r:embed="rId12">
                            <a:extLst>
                              <a:ext uri="{28A0092B-C50C-407E-A947-70E740481C1C}">
                                <a14:useLocalDpi xmlns:a14="http://schemas.microsoft.com/office/drawing/2010/main" val="0"/>
                              </a:ext>
                            </a:extLst>
                          </a:blip>
                          <a:stretch>
                            <a:fillRect/>
                          </a:stretch>
                        </pic:blipFill>
                        <pic:spPr>
                          <a:xfrm>
                            <a:off x="0" y="0"/>
                            <a:ext cx="4900087" cy="2270798"/>
                          </a:xfrm>
                          <a:prstGeom prst="rect">
                            <a:avLst/>
                          </a:prstGeom>
                        </pic:spPr>
                      </pic:pic>
                    </a:graphicData>
                  </a:graphic>
                </wp:inline>
              </w:drawing>
            </w:r>
          </w:p>
          <w:p w14:paraId="3419D3E7" w14:textId="04A331AF" w:rsidR="000A3952" w:rsidRDefault="000A3952" w:rsidP="009612E1">
            <w:pPr>
              <w:pStyle w:val="ad"/>
            </w:pPr>
            <w:r>
              <w:rPr>
                <w:rFonts w:hint="eastAsia"/>
              </w:rPr>
              <w:t>图</w:t>
            </w:r>
            <w:r>
              <w:rPr>
                <w:rFonts w:hint="eastAsia"/>
              </w:rPr>
              <w:t xml:space="preserve">3 </w:t>
            </w:r>
            <w:r>
              <w:rPr>
                <w:rFonts w:hint="eastAsia"/>
              </w:rPr>
              <w:t>健康监测系统架构</w:t>
            </w:r>
          </w:p>
          <w:p w14:paraId="0B10E1F4" w14:textId="2695422D" w:rsidR="00F67ABD" w:rsidRDefault="00F67ABD" w:rsidP="00E065C5">
            <w:pPr>
              <w:ind w:firstLine="480"/>
            </w:pPr>
            <w:r>
              <w:rPr>
                <w:rFonts w:hint="eastAsia"/>
              </w:rPr>
              <w:t>在</w:t>
            </w:r>
            <w:r w:rsidR="000A3952">
              <w:rPr>
                <w:rFonts w:hint="eastAsia"/>
              </w:rPr>
              <w:t>数据采集层</w:t>
            </w:r>
            <w:r>
              <w:rPr>
                <w:rFonts w:hint="eastAsia"/>
              </w:rPr>
              <w:t>，确定选用的传感器设备种类、型号以及部署位置，确保所采集数据与系统的适配性。</w:t>
            </w:r>
            <w:r w:rsidR="000A3952">
              <w:rPr>
                <w:rFonts w:hint="eastAsia"/>
              </w:rPr>
              <w:t>根据传感器</w:t>
            </w:r>
            <w:r>
              <w:rPr>
                <w:rFonts w:hint="eastAsia"/>
              </w:rPr>
              <w:t>选择合适的无线通信协议进行数据传输，搭建数据传输的链路，确保各种传感器数据能实时、准确地从传感器端传输到后端的数据处理平台，同时还要考虑数据的加密机制，确保数据的安全性和隐私性。在</w:t>
            </w:r>
            <w:r w:rsidR="000A3952">
              <w:rPr>
                <w:rFonts w:hint="eastAsia"/>
              </w:rPr>
              <w:t>运算处理</w:t>
            </w:r>
            <w:r w:rsidR="00C44C4C">
              <w:rPr>
                <w:rFonts w:hint="eastAsia"/>
              </w:rPr>
              <w:t>，</w:t>
            </w:r>
            <w:r>
              <w:rPr>
                <w:rFonts w:hint="eastAsia"/>
              </w:rPr>
              <w:t>规划数据的接</w:t>
            </w:r>
            <w:r>
              <w:rPr>
                <w:rFonts w:hint="eastAsia"/>
              </w:rPr>
              <w:lastRenderedPageBreak/>
              <w:t>收格式、存储格式，构建数据库系统，根据不同的传感器特点选择不同的算法，建立数据分析模型。在</w:t>
            </w:r>
            <w:r w:rsidR="000A3952">
              <w:rPr>
                <w:rFonts w:hint="eastAsia"/>
              </w:rPr>
              <w:t>实时管理层</w:t>
            </w:r>
            <w:r>
              <w:rPr>
                <w:rFonts w:hint="eastAsia"/>
              </w:rPr>
              <w:t>，设计用户的操作和可视化界面，设计专业的数据分析界面，便于使用者进行健康干预方案的指定。在不同的场景下让测试对象佩戴传感器，使用健康监测系统，全面验证系统在各种实际工况下的可行性和准确性。</w:t>
            </w:r>
          </w:p>
          <w:p w14:paraId="21B90743" w14:textId="7A2709A7" w:rsidR="00F67ABD" w:rsidRDefault="00F67ABD" w:rsidP="00E065C5">
            <w:pPr>
              <w:ind w:firstLine="480"/>
            </w:pPr>
            <w:r>
              <w:rPr>
                <w:rFonts w:hint="eastAsia"/>
              </w:rPr>
              <w:t>第三阶段：实地验证可行性</w:t>
            </w:r>
            <w:r w:rsidR="00D474CD">
              <w:rPr>
                <w:rFonts w:hint="eastAsia"/>
              </w:rPr>
              <w:t>。</w:t>
            </w:r>
          </w:p>
          <w:p w14:paraId="525862F7" w14:textId="47188F57" w:rsidR="00F67ABD" w:rsidRDefault="00A5262C" w:rsidP="00E065C5">
            <w:pPr>
              <w:ind w:firstLine="480"/>
            </w:pPr>
            <w:r>
              <w:rPr>
                <w:rFonts w:hint="eastAsia"/>
              </w:rPr>
              <w:t>在</w:t>
            </w:r>
            <w:r w:rsidR="00F67ABD">
              <w:rPr>
                <w:rFonts w:hint="eastAsia"/>
              </w:rPr>
              <w:t>初步设计好系统之后，需要在不同的测试环境，</w:t>
            </w:r>
            <w:r>
              <w:rPr>
                <w:rFonts w:hint="eastAsia"/>
              </w:rPr>
              <w:t>选择</w:t>
            </w:r>
            <w:r w:rsidR="00F67ABD">
              <w:rPr>
                <w:rFonts w:hint="eastAsia"/>
              </w:rPr>
              <w:t>对不同的被试人员进行测试。</w:t>
            </w:r>
            <w:r>
              <w:rPr>
                <w:rFonts w:hint="eastAsia"/>
              </w:rPr>
              <w:t>在不同测试环境</w:t>
            </w:r>
            <w:r w:rsidR="00F67ABD">
              <w:rPr>
                <w:rFonts w:hint="eastAsia"/>
              </w:rPr>
              <w:t>部署实时健康监测系统的硬件设备，包括传感器的佩戴、数据传输设备的安装调试，</w:t>
            </w:r>
            <w:r>
              <w:rPr>
                <w:rFonts w:hint="eastAsia"/>
              </w:rPr>
              <w:t>避免因佩戴不当和信号干扰影响数据传输的准确性，</w:t>
            </w:r>
            <w:r w:rsidR="00F67ABD">
              <w:rPr>
                <w:rFonts w:hint="eastAsia"/>
              </w:rPr>
              <w:t>确保系统可以</w:t>
            </w:r>
            <w:r>
              <w:rPr>
                <w:rFonts w:hint="eastAsia"/>
              </w:rPr>
              <w:t>稳定</w:t>
            </w:r>
            <w:r w:rsidR="00F67ABD">
              <w:rPr>
                <w:rFonts w:hint="eastAsia"/>
              </w:rPr>
              <w:t>正常运行</w:t>
            </w:r>
            <w:r>
              <w:rPr>
                <w:rFonts w:hint="eastAsia"/>
              </w:rPr>
              <w:t>。</w:t>
            </w:r>
            <w:r w:rsidR="00F67ABD">
              <w:rPr>
                <w:rFonts w:hint="eastAsia"/>
              </w:rPr>
              <w:t>同时搭建好配套的数据采集和监测平台，方面</w:t>
            </w:r>
            <w:r>
              <w:rPr>
                <w:rFonts w:hint="eastAsia"/>
              </w:rPr>
              <w:t>监测人员</w:t>
            </w:r>
            <w:r w:rsidR="00F67ABD">
              <w:rPr>
                <w:rFonts w:hint="eastAsia"/>
              </w:rPr>
              <w:t>实时记录和查看测试过程中的各项数据</w:t>
            </w:r>
            <w:r>
              <w:rPr>
                <w:rFonts w:hint="eastAsia"/>
              </w:rPr>
              <w:t>，为后续系统的优化与完善提供支撑</w:t>
            </w:r>
            <w:r w:rsidR="00F67ABD">
              <w:rPr>
                <w:rFonts w:hint="eastAsia"/>
              </w:rPr>
              <w:t>。</w:t>
            </w:r>
          </w:p>
          <w:p w14:paraId="23D97E77" w14:textId="46AA4CB2" w:rsidR="00F67ABD" w:rsidRDefault="00F67ABD" w:rsidP="00E065C5">
            <w:pPr>
              <w:ind w:firstLine="480"/>
            </w:pPr>
            <w:r>
              <w:rPr>
                <w:rFonts w:hint="eastAsia"/>
              </w:rPr>
              <w:t>第四阶段：系统优化与完善</w:t>
            </w:r>
            <w:r w:rsidR="00D474CD">
              <w:rPr>
                <w:rFonts w:hint="eastAsia"/>
              </w:rPr>
              <w:t>。</w:t>
            </w:r>
          </w:p>
          <w:p w14:paraId="0013D1B2" w14:textId="7F4F94DB" w:rsidR="00F67ABD" w:rsidRDefault="00A5262C" w:rsidP="00E065C5">
            <w:pPr>
              <w:ind w:firstLine="480"/>
            </w:pPr>
            <w:r>
              <w:rPr>
                <w:rFonts w:hint="eastAsia"/>
              </w:rPr>
              <w:t>在实地验证阶段结束之后，</w:t>
            </w:r>
            <w:r w:rsidR="00F67ABD">
              <w:rPr>
                <w:rFonts w:hint="eastAsia"/>
              </w:rPr>
              <w:t>根据收集到的数据和发现的</w:t>
            </w:r>
            <w:r>
              <w:rPr>
                <w:rFonts w:hint="eastAsia"/>
              </w:rPr>
              <w:t>各类</w:t>
            </w:r>
            <w:r w:rsidR="00F67ABD">
              <w:rPr>
                <w:rFonts w:hint="eastAsia"/>
              </w:rPr>
              <w:t>问题，对传感器设备进行优化调整。如果发现某些传感器在特定情况下不够理想，需要更换精度更高的元器件或者优化</w:t>
            </w:r>
            <w:r>
              <w:rPr>
                <w:rFonts w:hint="eastAsia"/>
              </w:rPr>
              <w:t>数据传输和</w:t>
            </w:r>
            <w:r w:rsidR="00F67ABD">
              <w:rPr>
                <w:rFonts w:hint="eastAsia"/>
              </w:rPr>
              <w:t>处理算法。如果数据传输不稳定，需要重新评估</w:t>
            </w:r>
            <w:r>
              <w:rPr>
                <w:rFonts w:hint="eastAsia"/>
              </w:rPr>
              <w:t>数据传输链路</w:t>
            </w:r>
            <w:r w:rsidR="00F67ABD">
              <w:rPr>
                <w:rFonts w:hint="eastAsia"/>
              </w:rPr>
              <w:t>，</w:t>
            </w:r>
            <w:r>
              <w:rPr>
                <w:rFonts w:hint="eastAsia"/>
              </w:rPr>
              <w:t>分析各个环节可能存在的问题，</w:t>
            </w:r>
            <w:r w:rsidR="00F67ABD">
              <w:rPr>
                <w:rFonts w:hint="eastAsia"/>
              </w:rPr>
              <w:t>调整数据传输的参数，增强数据传输的可靠性，确保系统在长时间运行过程中能够稳定、高效地工作。</w:t>
            </w:r>
          </w:p>
          <w:p w14:paraId="4DCF7E33" w14:textId="09EB2D86" w:rsidR="00F67ABD" w:rsidRDefault="00F67ABD" w:rsidP="00E065C5">
            <w:pPr>
              <w:ind w:firstLine="480"/>
            </w:pPr>
            <w:r>
              <w:rPr>
                <w:rFonts w:hint="eastAsia"/>
              </w:rPr>
              <w:t>4</w:t>
            </w:r>
            <w:r>
              <w:rPr>
                <w:rFonts w:hint="eastAsia"/>
              </w:rPr>
              <w:t>、可行性分析</w:t>
            </w:r>
          </w:p>
          <w:p w14:paraId="3338B36A" w14:textId="143FD207" w:rsidR="00F67ABD" w:rsidRPr="0021777D" w:rsidRDefault="001A3632" w:rsidP="00E065C5">
            <w:pPr>
              <w:ind w:firstLine="480"/>
            </w:pPr>
            <w:r>
              <w:rPr>
                <w:rFonts w:hint="eastAsia"/>
              </w:rPr>
              <w:t>目前已经将相关传感器数据进行采集和实现稳定传输，能够准确采集人体相关健康数据，硬件基础已经具备。</w:t>
            </w:r>
            <w:r w:rsidRPr="001A3632">
              <w:t>软件开发方面，</w:t>
            </w:r>
            <w:r w:rsidR="00735A69">
              <w:rPr>
                <w:rFonts w:hint="eastAsia"/>
              </w:rPr>
              <w:t>在硬件支持的基础上，</w:t>
            </w:r>
            <w:r w:rsidRPr="001A3632">
              <w:t>使用</w:t>
            </w:r>
            <w:r w:rsidRPr="001A3632">
              <w:t xml:space="preserve"> Vue </w:t>
            </w:r>
            <w:r w:rsidRPr="001A3632">
              <w:t>搭建前端网页界面、</w:t>
            </w:r>
            <w:r w:rsidRPr="001A3632">
              <w:t xml:space="preserve">Flask </w:t>
            </w:r>
            <w:r w:rsidRPr="001A3632">
              <w:t>框架处理前端请求以及</w:t>
            </w:r>
            <w:r w:rsidRPr="001A3632">
              <w:t xml:space="preserve"> MySQL </w:t>
            </w:r>
            <w:r w:rsidRPr="001A3632">
              <w:t>搭建数据库等都是成熟且广泛应用的技术</w:t>
            </w:r>
            <w:r>
              <w:rPr>
                <w:rFonts w:hint="eastAsia"/>
              </w:rPr>
              <w:t>，能够有效运用在本系统中。</w:t>
            </w:r>
            <w:r w:rsidRPr="0021777D">
              <w:rPr>
                <w:rFonts w:hint="eastAsia"/>
              </w:rPr>
              <w:t xml:space="preserve"> </w:t>
            </w:r>
          </w:p>
        </w:tc>
      </w:tr>
    </w:tbl>
    <w:p w14:paraId="58FB808E" w14:textId="2B0E9444" w:rsidR="00124AEB" w:rsidRDefault="00124AEB" w:rsidP="00A5262C">
      <w:pPr>
        <w:spacing w:line="360" w:lineRule="auto"/>
        <w:ind w:firstLineChars="0" w:firstLine="0"/>
      </w:pPr>
    </w:p>
    <w:tbl>
      <w:tblPr>
        <w:tblStyle w:val="a9"/>
        <w:tblW w:w="0" w:type="auto"/>
        <w:tblLook w:val="04A0" w:firstRow="1" w:lastRow="0" w:firstColumn="1" w:lastColumn="0" w:noHBand="0" w:noVBand="1"/>
      </w:tblPr>
      <w:tblGrid>
        <w:gridCol w:w="9230"/>
      </w:tblGrid>
      <w:tr w:rsidR="00124AEB" w14:paraId="4B9980EE" w14:textId="77777777" w:rsidTr="001A438E">
        <w:trPr>
          <w:trHeight w:val="13557"/>
        </w:trPr>
        <w:tc>
          <w:tcPr>
            <w:tcW w:w="9540" w:type="dxa"/>
          </w:tcPr>
          <w:p w14:paraId="36AC326B" w14:textId="77777777" w:rsidR="00E065C5" w:rsidRDefault="004168A7" w:rsidP="00E065C5">
            <w:pPr>
              <w:ind w:firstLine="480"/>
            </w:pPr>
            <w:r>
              <w:rPr>
                <w:rFonts w:hint="eastAsia"/>
              </w:rPr>
              <w:lastRenderedPageBreak/>
              <w:t>三、已有的研究或实验实践基础、已具备的研究或实验实践条件（包括文献资料及主要实验仪器设备准备情况等），对其它单位的协作要求；论文总工作量（估计），论文初稿的进度及预期目标或结果。</w:t>
            </w:r>
          </w:p>
          <w:p w14:paraId="61FE5E23" w14:textId="3AFB16AD" w:rsidR="00E065C5" w:rsidRDefault="00E065C5" w:rsidP="00E065C5">
            <w:pPr>
              <w:ind w:firstLine="480"/>
            </w:pPr>
            <w:r>
              <w:rPr>
                <w:rFonts w:hint="eastAsia"/>
              </w:rPr>
              <w:t>1</w:t>
            </w:r>
            <w:r>
              <w:rPr>
                <w:rFonts w:hint="eastAsia"/>
              </w:rPr>
              <w:t>、已有的研究或实验实践基础</w:t>
            </w:r>
          </w:p>
          <w:p w14:paraId="7711B8D8" w14:textId="719C682B" w:rsidR="00A25966" w:rsidRDefault="00A25966" w:rsidP="00E065C5">
            <w:pPr>
              <w:ind w:firstLine="480"/>
            </w:pPr>
            <w:r>
              <w:rPr>
                <w:rFonts w:hint="eastAsia"/>
              </w:rPr>
              <w:t>（</w:t>
            </w:r>
            <w:r>
              <w:rPr>
                <w:rFonts w:hint="eastAsia"/>
              </w:rPr>
              <w:t>1</w:t>
            </w:r>
            <w:r>
              <w:rPr>
                <w:rFonts w:hint="eastAsia"/>
              </w:rPr>
              <w:t>）已经对课题进行国内外调研，明确了研究方向和目的。</w:t>
            </w:r>
          </w:p>
          <w:p w14:paraId="1983DACC" w14:textId="6AE830BE" w:rsidR="00A25966" w:rsidRDefault="00A25966" w:rsidP="00E065C5">
            <w:pPr>
              <w:ind w:firstLine="480"/>
            </w:pPr>
            <w:r>
              <w:rPr>
                <w:rFonts w:hint="eastAsia"/>
              </w:rPr>
              <w:t>（</w:t>
            </w:r>
            <w:r>
              <w:rPr>
                <w:rFonts w:hint="eastAsia"/>
              </w:rPr>
              <w:t>2</w:t>
            </w:r>
            <w:r>
              <w:rPr>
                <w:rFonts w:hint="eastAsia"/>
              </w:rPr>
              <w:t>）已经完成传感器的选型，数据的采集，整套系统的简化版本已经在川藏铁路隧道中进行实</w:t>
            </w:r>
            <w:r w:rsidR="00DE0A63">
              <w:rPr>
                <w:rFonts w:hint="eastAsia"/>
              </w:rPr>
              <w:t>地</w:t>
            </w:r>
            <w:r>
              <w:rPr>
                <w:rFonts w:hint="eastAsia"/>
              </w:rPr>
              <w:t>运行和验证。</w:t>
            </w:r>
          </w:p>
          <w:p w14:paraId="16F11A97" w14:textId="7DA3F7D4" w:rsidR="00E065C5" w:rsidRDefault="00E065C5" w:rsidP="00E065C5">
            <w:pPr>
              <w:ind w:firstLine="480"/>
            </w:pPr>
            <w:r>
              <w:rPr>
                <w:rFonts w:hint="eastAsia"/>
              </w:rPr>
              <w:t>2</w:t>
            </w:r>
            <w:r>
              <w:rPr>
                <w:rFonts w:hint="eastAsia"/>
              </w:rPr>
              <w:t>、已具备的研究或实验实践条件</w:t>
            </w:r>
          </w:p>
          <w:p w14:paraId="1586A528" w14:textId="2C19AED6" w:rsidR="001A3632" w:rsidRDefault="001A3632" w:rsidP="00E065C5">
            <w:pPr>
              <w:ind w:firstLine="480"/>
            </w:pPr>
            <w:r>
              <w:rPr>
                <w:rFonts w:hint="eastAsia"/>
              </w:rPr>
              <w:t>整套健康监测系统所涉及的传感器有</w:t>
            </w:r>
            <w:ins w:id="127" w:author="HanHan" w:date="2025-04-25T10:08:00Z" w16du:dateUtc="2025-04-25T02:08:00Z">
              <w:r w:rsidR="00D9778D">
                <w:rPr>
                  <w:rFonts w:hint="eastAsia"/>
                </w:rPr>
                <w:t>三</w:t>
              </w:r>
            </w:ins>
            <w:del w:id="128" w:author="HanHan" w:date="2025-04-25T10:06:00Z" w16du:dateUtc="2025-04-25T02:06:00Z">
              <w:r w:rsidR="00B21C72" w:rsidDel="00D9778D">
                <w:rPr>
                  <w:rFonts w:hint="eastAsia"/>
                </w:rPr>
                <w:delText>四</w:delText>
              </w:r>
            </w:del>
            <w:r>
              <w:rPr>
                <w:rFonts w:hint="eastAsia"/>
              </w:rPr>
              <w:t>款，</w:t>
            </w:r>
            <w:r w:rsidR="00C97409">
              <w:rPr>
                <w:rFonts w:hint="eastAsia"/>
              </w:rPr>
              <w:t>惯性</w:t>
            </w:r>
            <w:r>
              <w:rPr>
                <w:rFonts w:hint="eastAsia"/>
              </w:rPr>
              <w:t>传感器（</w:t>
            </w:r>
            <w:r>
              <w:rPr>
                <w:rFonts w:hint="eastAsia"/>
              </w:rPr>
              <w:t>BNO055</w:t>
            </w:r>
            <w:r>
              <w:rPr>
                <w:rFonts w:hint="eastAsia"/>
              </w:rPr>
              <w:t>）、</w:t>
            </w:r>
            <w:r w:rsidR="00945C3B">
              <w:rPr>
                <w:rFonts w:hint="eastAsia"/>
              </w:rPr>
              <w:t>肌电传感器（</w:t>
            </w:r>
            <w:proofErr w:type="spellStart"/>
            <w:r w:rsidR="00945C3B">
              <w:rPr>
                <w:rFonts w:hint="eastAsia"/>
              </w:rPr>
              <w:t>Hello.sEMG</w:t>
            </w:r>
            <w:proofErr w:type="spellEnd"/>
            <w:r w:rsidR="00945C3B">
              <w:rPr>
                <w:rFonts w:hint="eastAsia"/>
              </w:rPr>
              <w:t>）、</w:t>
            </w:r>
            <w:proofErr w:type="gramStart"/>
            <w:r>
              <w:rPr>
                <w:rFonts w:hint="eastAsia"/>
              </w:rPr>
              <w:t>心率心</w:t>
            </w:r>
            <w:proofErr w:type="gramEnd"/>
            <w:r>
              <w:rPr>
                <w:rFonts w:hint="eastAsia"/>
              </w:rPr>
              <w:t>电传感器（</w:t>
            </w:r>
            <w:r>
              <w:rPr>
                <w:rFonts w:hint="eastAsia"/>
              </w:rPr>
              <w:t>AD8232</w:t>
            </w:r>
            <w:r>
              <w:rPr>
                <w:rFonts w:hint="eastAsia"/>
              </w:rPr>
              <w:t>）</w:t>
            </w:r>
            <w:r w:rsidR="00C97409">
              <w:rPr>
                <w:rFonts w:hint="eastAsia"/>
              </w:rPr>
              <w:t>，如图</w:t>
            </w:r>
            <w:r w:rsidR="000A3952">
              <w:rPr>
                <w:rFonts w:hint="eastAsia"/>
              </w:rPr>
              <w:t>4</w:t>
            </w:r>
            <w:r w:rsidR="00C97409">
              <w:rPr>
                <w:rFonts w:hint="eastAsia"/>
              </w:rPr>
              <w:t>所示</w:t>
            </w:r>
            <w:r w:rsidR="00D474CD">
              <w:rPr>
                <w:rFonts w:hint="eastAsia"/>
              </w:rPr>
              <w:t>。</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3"/>
              <w:gridCol w:w="2955"/>
              <w:gridCol w:w="2956"/>
            </w:tblGrid>
            <w:tr w:rsidR="00C97409" w14:paraId="6FB0CBB8" w14:textId="77777777" w:rsidTr="00976F74">
              <w:trPr>
                <w:jc w:val="center"/>
              </w:trPr>
              <w:tc>
                <w:tcPr>
                  <w:tcW w:w="3001" w:type="dxa"/>
                </w:tcPr>
                <w:p w14:paraId="7BAFA44B" w14:textId="768D988E" w:rsidR="00C97409" w:rsidRDefault="00C97409" w:rsidP="00976F74">
                  <w:pPr>
                    <w:pStyle w:val="ad"/>
                    <w:jc w:val="left"/>
                  </w:pPr>
                  <w:r>
                    <w:rPr>
                      <w:rFonts w:hint="eastAsia"/>
                      <w:noProof/>
                    </w:rPr>
                    <w:drawing>
                      <wp:inline distT="0" distB="0" distL="0" distR="0" wp14:anchorId="4B3594AD" wp14:editId="6C3BFAB3">
                        <wp:extent cx="1098550" cy="1830917"/>
                        <wp:effectExtent l="0" t="4128" r="2223" b="2222"/>
                        <wp:docPr id="9077494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49410" name="图片 907749410"/>
                                <pic:cNvPicPr/>
                              </pic:nvPicPr>
                              <pic:blipFill rotWithShape="1">
                                <a:blip r:embed="rId13" cstate="print">
                                  <a:extLst>
                                    <a:ext uri="{28A0092B-C50C-407E-A947-70E740481C1C}">
                                      <a14:useLocalDpi xmlns:a14="http://schemas.microsoft.com/office/drawing/2010/main" val="0"/>
                                    </a:ext>
                                  </a:extLst>
                                </a:blip>
                                <a:srcRect l="28892" t="30029" r="25799" b="13358"/>
                                <a:stretch/>
                              </pic:blipFill>
                              <pic:spPr bwMode="auto">
                                <a:xfrm rot="5400000">
                                  <a:off x="0" y="0"/>
                                  <a:ext cx="1114449" cy="1857415"/>
                                </a:xfrm>
                                <a:prstGeom prst="rect">
                                  <a:avLst/>
                                </a:prstGeom>
                                <a:ln>
                                  <a:noFill/>
                                </a:ln>
                                <a:extLst>
                                  <a:ext uri="{53640926-AAD7-44D8-BBD7-CCE9431645EC}">
                                    <a14:shadowObscured xmlns:a14="http://schemas.microsoft.com/office/drawing/2010/main"/>
                                  </a:ext>
                                </a:extLst>
                              </pic:spPr>
                            </pic:pic>
                          </a:graphicData>
                        </a:graphic>
                      </wp:inline>
                    </w:drawing>
                  </w:r>
                </w:p>
              </w:tc>
              <w:tc>
                <w:tcPr>
                  <w:tcW w:w="3001" w:type="dxa"/>
                </w:tcPr>
                <w:p w14:paraId="1C3EC8C2" w14:textId="22731B91" w:rsidR="00C97409" w:rsidRDefault="00C97409" w:rsidP="00C97409">
                  <w:pPr>
                    <w:pStyle w:val="ad"/>
                  </w:pPr>
                  <w:r>
                    <w:rPr>
                      <w:rFonts w:hint="eastAsia"/>
                      <w:noProof/>
                    </w:rPr>
                    <w:drawing>
                      <wp:inline distT="0" distB="0" distL="0" distR="0" wp14:anchorId="17B1879E" wp14:editId="7FE5C6C2">
                        <wp:extent cx="1149350" cy="1085718"/>
                        <wp:effectExtent l="0" t="0" r="0" b="635"/>
                        <wp:docPr id="17402538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53828" name="图片 17402538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66350" cy="1101776"/>
                                </a:xfrm>
                                <a:prstGeom prst="rect">
                                  <a:avLst/>
                                </a:prstGeom>
                              </pic:spPr>
                            </pic:pic>
                          </a:graphicData>
                        </a:graphic>
                      </wp:inline>
                    </w:drawing>
                  </w:r>
                </w:p>
              </w:tc>
              <w:tc>
                <w:tcPr>
                  <w:tcW w:w="3002" w:type="dxa"/>
                </w:tcPr>
                <w:p w14:paraId="2FA88987" w14:textId="77F04984" w:rsidR="00C97409" w:rsidRDefault="00C97409" w:rsidP="00976F74">
                  <w:pPr>
                    <w:pStyle w:val="ad"/>
                  </w:pPr>
                  <w:r>
                    <w:rPr>
                      <w:rFonts w:hint="eastAsia"/>
                      <w:noProof/>
                    </w:rPr>
                    <w:drawing>
                      <wp:inline distT="0" distB="0" distL="0" distR="0" wp14:anchorId="1A14B1EA" wp14:editId="4260C306">
                        <wp:extent cx="1105795" cy="1144369"/>
                        <wp:effectExtent l="0" t="317" r="0" b="0"/>
                        <wp:docPr id="9515694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69426" name="图片 951569426"/>
                                <pic:cNvPicPr/>
                              </pic:nvPicPr>
                              <pic:blipFill rotWithShape="1">
                                <a:blip r:embed="rId15" cstate="print">
                                  <a:extLst>
                                    <a:ext uri="{28A0092B-C50C-407E-A947-70E740481C1C}">
                                      <a14:useLocalDpi xmlns:a14="http://schemas.microsoft.com/office/drawing/2010/main" val="0"/>
                                    </a:ext>
                                  </a:extLst>
                                </a:blip>
                                <a:srcRect l="23077" t="26667" r="32821" b="27692"/>
                                <a:stretch/>
                              </pic:blipFill>
                              <pic:spPr bwMode="auto">
                                <a:xfrm rot="16200000">
                                  <a:off x="0" y="0"/>
                                  <a:ext cx="1121905" cy="1161041"/>
                                </a:xfrm>
                                <a:prstGeom prst="rect">
                                  <a:avLst/>
                                </a:prstGeom>
                                <a:ln>
                                  <a:noFill/>
                                </a:ln>
                                <a:extLst>
                                  <a:ext uri="{53640926-AAD7-44D8-BBD7-CCE9431645EC}">
                                    <a14:shadowObscured xmlns:a14="http://schemas.microsoft.com/office/drawing/2010/main"/>
                                  </a:ext>
                                </a:extLst>
                              </pic:spPr>
                            </pic:pic>
                          </a:graphicData>
                        </a:graphic>
                      </wp:inline>
                    </w:drawing>
                  </w:r>
                </w:p>
              </w:tc>
            </w:tr>
            <w:tr w:rsidR="00C97409" w14:paraId="5E2A673A" w14:textId="77777777" w:rsidTr="00976F74">
              <w:trPr>
                <w:jc w:val="center"/>
              </w:trPr>
              <w:tc>
                <w:tcPr>
                  <w:tcW w:w="3001" w:type="dxa"/>
                </w:tcPr>
                <w:p w14:paraId="6C843D37" w14:textId="07178A93" w:rsidR="00C97409" w:rsidRDefault="00C97409" w:rsidP="00C97409">
                  <w:pPr>
                    <w:pStyle w:val="ad"/>
                    <w:numPr>
                      <w:ilvl w:val="0"/>
                      <w:numId w:val="5"/>
                    </w:numPr>
                  </w:pPr>
                  <w:r>
                    <w:rPr>
                      <w:rFonts w:hint="eastAsia"/>
                    </w:rPr>
                    <w:t>惯性传感器</w:t>
                  </w:r>
                </w:p>
              </w:tc>
              <w:tc>
                <w:tcPr>
                  <w:tcW w:w="3001" w:type="dxa"/>
                </w:tcPr>
                <w:p w14:paraId="282D4C0F" w14:textId="509C71E2" w:rsidR="00C97409" w:rsidRDefault="00C97409" w:rsidP="00C97409">
                  <w:pPr>
                    <w:pStyle w:val="ad"/>
                    <w:numPr>
                      <w:ilvl w:val="0"/>
                      <w:numId w:val="5"/>
                    </w:numPr>
                  </w:pPr>
                  <w:proofErr w:type="gramStart"/>
                  <w:r>
                    <w:rPr>
                      <w:rFonts w:hint="eastAsia"/>
                    </w:rPr>
                    <w:t>肌</w:t>
                  </w:r>
                  <w:proofErr w:type="gramEnd"/>
                  <w:r>
                    <w:rPr>
                      <w:rFonts w:hint="eastAsia"/>
                    </w:rPr>
                    <w:t>电传感器</w:t>
                  </w:r>
                </w:p>
              </w:tc>
              <w:tc>
                <w:tcPr>
                  <w:tcW w:w="3002" w:type="dxa"/>
                </w:tcPr>
                <w:p w14:paraId="6CCBB6A2" w14:textId="05DB1507" w:rsidR="00C97409" w:rsidRDefault="00C97409" w:rsidP="00C97409">
                  <w:pPr>
                    <w:pStyle w:val="ad"/>
                    <w:numPr>
                      <w:ilvl w:val="0"/>
                      <w:numId w:val="5"/>
                    </w:numPr>
                  </w:pPr>
                  <w:r>
                    <w:rPr>
                      <w:rFonts w:hint="eastAsia"/>
                    </w:rPr>
                    <w:t>心电传感器</w:t>
                  </w:r>
                </w:p>
              </w:tc>
            </w:tr>
          </w:tbl>
          <w:p w14:paraId="32162EE5" w14:textId="07EE5CBE" w:rsidR="00C97409" w:rsidRDefault="00C97409" w:rsidP="00C97409">
            <w:pPr>
              <w:pStyle w:val="ad"/>
            </w:pPr>
            <w:r>
              <w:rPr>
                <w:rFonts w:hint="eastAsia"/>
              </w:rPr>
              <w:t>图</w:t>
            </w:r>
            <w:r w:rsidR="000A3952">
              <w:rPr>
                <w:rFonts w:hint="eastAsia"/>
              </w:rPr>
              <w:t>4</w:t>
            </w:r>
            <w:r>
              <w:rPr>
                <w:rFonts w:hint="eastAsia"/>
              </w:rPr>
              <w:t xml:space="preserve"> </w:t>
            </w:r>
            <w:r>
              <w:rPr>
                <w:rFonts w:hint="eastAsia"/>
              </w:rPr>
              <w:t>系统应用的传感器</w:t>
            </w:r>
          </w:p>
          <w:p w14:paraId="3603BA76" w14:textId="77777777" w:rsidR="00206665" w:rsidRDefault="00206665" w:rsidP="00C97409">
            <w:pPr>
              <w:pStyle w:val="ad"/>
            </w:pPr>
          </w:p>
          <w:p w14:paraId="23A0B4CF" w14:textId="0A125CA6" w:rsidR="001A3632" w:rsidRDefault="001A3632" w:rsidP="00E065C5">
            <w:pPr>
              <w:ind w:firstLine="480"/>
            </w:pPr>
            <w:r>
              <w:rPr>
                <w:rFonts w:hint="eastAsia"/>
              </w:rPr>
              <w:t>运动传感器（</w:t>
            </w:r>
            <w:r>
              <w:rPr>
                <w:rFonts w:hint="eastAsia"/>
              </w:rPr>
              <w:t>BNO055</w:t>
            </w:r>
            <w:r>
              <w:rPr>
                <w:rFonts w:hint="eastAsia"/>
              </w:rPr>
              <w:t>），集成了加速度计、陀螺仪和磁力计</w:t>
            </w:r>
            <w:proofErr w:type="gramStart"/>
            <w:r w:rsidR="006F32FB">
              <w:rPr>
                <w:rFonts w:hint="eastAsia"/>
              </w:rPr>
              <w:t>一共</w:t>
            </w:r>
            <w:r>
              <w:rPr>
                <w:rFonts w:hint="eastAsia"/>
              </w:rPr>
              <w:t>九轴的</w:t>
            </w:r>
            <w:proofErr w:type="gramEnd"/>
            <w:r>
              <w:rPr>
                <w:rFonts w:hint="eastAsia"/>
              </w:rPr>
              <w:t>测量，支持多种输出格式，配备自动校准算法能够实施校准，能够提供姿态检测和运动追踪功能。</w:t>
            </w:r>
          </w:p>
          <w:p w14:paraId="73D8A963" w14:textId="67EC6EEF" w:rsidR="00945C3B" w:rsidRDefault="00945C3B" w:rsidP="00945C3B">
            <w:pPr>
              <w:ind w:firstLine="480"/>
            </w:pPr>
            <w:proofErr w:type="gramStart"/>
            <w:r>
              <w:rPr>
                <w:rFonts w:hint="eastAsia"/>
              </w:rPr>
              <w:t>肌</w:t>
            </w:r>
            <w:proofErr w:type="gramEnd"/>
            <w:r>
              <w:rPr>
                <w:rFonts w:hint="eastAsia"/>
              </w:rPr>
              <w:t>电传感器（</w:t>
            </w:r>
            <w:proofErr w:type="spellStart"/>
            <w:r>
              <w:rPr>
                <w:rFonts w:hint="eastAsia"/>
              </w:rPr>
              <w:t>Hello.sEMG</w:t>
            </w:r>
            <w:proofErr w:type="spellEnd"/>
            <w:r>
              <w:rPr>
                <w:rFonts w:hint="eastAsia"/>
              </w:rPr>
              <w:t>）集成了滤波、放大电路，将范围在</w:t>
            </w:r>
            <w:r>
              <w:rPr>
                <w:rFonts w:hint="eastAsia"/>
              </w:rPr>
              <w:t>mV</w:t>
            </w:r>
            <w:r>
              <w:rPr>
                <w:rFonts w:hint="eastAsia"/>
              </w:rPr>
              <w:t>甚至μ</w:t>
            </w:r>
            <w:r>
              <w:rPr>
                <w:rFonts w:hint="eastAsia"/>
              </w:rPr>
              <w:t>V</w:t>
            </w:r>
            <w:r>
              <w:rPr>
                <w:rFonts w:hint="eastAsia"/>
              </w:rPr>
              <w:t>级别的</w:t>
            </w:r>
            <w:proofErr w:type="gramStart"/>
            <w:r>
              <w:rPr>
                <w:rFonts w:hint="eastAsia"/>
              </w:rPr>
              <w:t>微弱人</w:t>
            </w:r>
            <w:proofErr w:type="gramEnd"/>
            <w:r>
              <w:rPr>
                <w:rFonts w:hint="eastAsia"/>
              </w:rPr>
              <w:t>体表面肌电信号进行</w:t>
            </w:r>
            <w:r>
              <w:rPr>
                <w:rFonts w:hint="eastAsia"/>
              </w:rPr>
              <w:t>13000</w:t>
            </w:r>
            <w:r>
              <w:rPr>
                <w:rFonts w:hint="eastAsia"/>
              </w:rPr>
              <w:t>倍放大，并通过差分输入、模拟滤波电路的方式对噪音（特别是工频干扰）进行有效抑制。输出信号为模拟量形式，以</w:t>
            </w:r>
            <w:r>
              <w:rPr>
                <w:rFonts w:hint="eastAsia"/>
              </w:rPr>
              <w:t>1.65V</w:t>
            </w:r>
            <w:r>
              <w:rPr>
                <w:rFonts w:hint="eastAsia"/>
              </w:rPr>
              <w:t>为基准电压，</w:t>
            </w:r>
            <w:r>
              <w:rPr>
                <w:rFonts w:hint="eastAsia"/>
              </w:rPr>
              <w:t>0</w:t>
            </w:r>
            <w:r>
              <w:rPr>
                <w:rFonts w:hint="eastAsia"/>
              </w:rPr>
              <w:t>～</w:t>
            </w:r>
            <w:r>
              <w:rPr>
                <w:rFonts w:hint="eastAsia"/>
              </w:rPr>
              <w:t>3.3V</w:t>
            </w:r>
            <w:r>
              <w:rPr>
                <w:rFonts w:hint="eastAsia"/>
              </w:rPr>
              <w:t>量程的输出。输出信号的大小取决于选定肌肉的活动量，输出信号的波形可显著指示被观察位置皮下肌肉的情况，方便做肌电信号的分析与研究。</w:t>
            </w:r>
          </w:p>
          <w:p w14:paraId="2C9D3252" w14:textId="06F54FE6" w:rsidR="001A3632" w:rsidRDefault="001A3632" w:rsidP="00E065C5">
            <w:pPr>
              <w:ind w:firstLine="480"/>
            </w:pPr>
            <w:proofErr w:type="gramStart"/>
            <w:r>
              <w:rPr>
                <w:rFonts w:hint="eastAsia"/>
              </w:rPr>
              <w:t>心率心</w:t>
            </w:r>
            <w:proofErr w:type="gramEnd"/>
            <w:r>
              <w:rPr>
                <w:rFonts w:hint="eastAsia"/>
              </w:rPr>
              <w:t>电传感器（</w:t>
            </w:r>
            <w:r>
              <w:rPr>
                <w:rFonts w:hint="eastAsia"/>
              </w:rPr>
              <w:t>AD8232</w:t>
            </w:r>
            <w:r>
              <w:rPr>
                <w:rFonts w:hint="eastAsia"/>
              </w:rPr>
              <w:t>）是一款主要用于心电信号测量的传感器，可以在有运动时或有噪声环境下监测、过滤和放大微弱的心电信号，还具有尺寸小和功耗低的优点。</w:t>
            </w:r>
          </w:p>
          <w:p w14:paraId="25A03248" w14:textId="426DB89C" w:rsidR="001A3632" w:rsidRDefault="006F32FB" w:rsidP="00E065C5">
            <w:pPr>
              <w:ind w:firstLine="480"/>
            </w:pPr>
            <w:r>
              <w:rPr>
                <w:rFonts w:hint="eastAsia"/>
              </w:rPr>
              <w:t>这</w:t>
            </w:r>
            <w:ins w:id="129" w:author="HanHan" w:date="2025-04-25T11:13:00Z" w16du:dateUtc="2025-04-25T03:13:00Z">
              <w:r w:rsidR="00D0782F">
                <w:rPr>
                  <w:rFonts w:hint="eastAsia"/>
                </w:rPr>
                <w:t>三</w:t>
              </w:r>
            </w:ins>
            <w:del w:id="130" w:author="HanHan" w:date="2025-04-25T11:13:00Z" w16du:dateUtc="2025-04-25T03:13:00Z">
              <w:r w:rsidDel="00D0782F">
                <w:rPr>
                  <w:rFonts w:hint="eastAsia"/>
                </w:rPr>
                <w:delText>四</w:delText>
              </w:r>
            </w:del>
            <w:r>
              <w:rPr>
                <w:rFonts w:hint="eastAsia"/>
              </w:rPr>
              <w:t>种传感器与监测系统的通信协议</w:t>
            </w:r>
            <w:del w:id="131" w:author="HanHan" w:date="2025-04-25T11:24:00Z" w16du:dateUtc="2025-04-25T03:24:00Z">
              <w:r w:rsidDel="00EC0F4E">
                <w:rPr>
                  <w:rFonts w:hint="eastAsia"/>
                </w:rPr>
                <w:delText>同一</w:delText>
              </w:r>
            </w:del>
            <w:ins w:id="132" w:author="HanHan" w:date="2025-04-25T11:24:00Z" w16du:dateUtc="2025-04-25T03:24:00Z">
              <w:r w:rsidR="00EC0F4E">
                <w:rPr>
                  <w:rFonts w:hint="eastAsia"/>
                </w:rPr>
                <w:t>统一</w:t>
              </w:r>
            </w:ins>
            <w:r w:rsidR="001A3632">
              <w:rPr>
                <w:rFonts w:hint="eastAsia"/>
              </w:rPr>
              <w:t>采用</w:t>
            </w:r>
            <w:r w:rsidR="001A3632">
              <w:rPr>
                <w:rFonts w:hint="eastAsia"/>
              </w:rPr>
              <w:t>MQTT</w:t>
            </w:r>
            <w:r w:rsidR="001A3632">
              <w:rPr>
                <w:rFonts w:hint="eastAsia"/>
              </w:rPr>
              <w:t>进行数据传输。</w:t>
            </w:r>
          </w:p>
          <w:p w14:paraId="47FB2388" w14:textId="5CBF0257" w:rsidR="00C97409" w:rsidRDefault="001A3632" w:rsidP="00206665">
            <w:pPr>
              <w:ind w:firstLine="480"/>
            </w:pPr>
            <w:r>
              <w:rPr>
                <w:rFonts w:hint="eastAsia"/>
              </w:rPr>
              <w:t>目前硬件设备已经基本准备完成，并且都单独进行了初步测量试验，所采用的通信协议和部分硬件设备经过了长时间、多频次的实地数据采集实验</w:t>
            </w:r>
            <w:r w:rsidR="00C97409">
              <w:rPr>
                <w:rFonts w:hint="eastAsia"/>
              </w:rPr>
              <w:t>，</w:t>
            </w:r>
            <w:r w:rsidR="00206665">
              <w:rPr>
                <w:rFonts w:hint="eastAsia"/>
              </w:rPr>
              <w:t>如图</w:t>
            </w:r>
            <w:r w:rsidR="000A3952">
              <w:rPr>
                <w:rFonts w:hint="eastAsia"/>
              </w:rPr>
              <w:t>5</w:t>
            </w:r>
            <w:r w:rsidR="00206665">
              <w:rPr>
                <w:rFonts w:hint="eastAsia"/>
              </w:rPr>
              <w:t>和图</w:t>
            </w:r>
            <w:r w:rsidR="000A3952">
              <w:rPr>
                <w:rFonts w:hint="eastAsia"/>
              </w:rPr>
              <w:t>6</w:t>
            </w:r>
            <w:r w:rsidR="00206665">
              <w:rPr>
                <w:rFonts w:hint="eastAsia"/>
              </w:rPr>
              <w:t>所示。</w:t>
            </w:r>
          </w:p>
          <w:p w14:paraId="776AD902" w14:textId="5BFF228F" w:rsidR="00206665" w:rsidRDefault="00206665" w:rsidP="00206665">
            <w:pPr>
              <w:pStyle w:val="ad"/>
            </w:pPr>
            <w:r>
              <w:rPr>
                <w:rFonts w:hint="eastAsia"/>
                <w:noProof/>
              </w:rPr>
              <w:lastRenderedPageBreak/>
              <w:drawing>
                <wp:inline distT="0" distB="0" distL="0" distR="0" wp14:anchorId="65DDB378" wp14:editId="3D6E7E3A">
                  <wp:extent cx="2673350" cy="1752014"/>
                  <wp:effectExtent l="0" t="0" r="0" b="635"/>
                  <wp:docPr id="11205543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54356" name="图片 112055435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87327" cy="1761174"/>
                          </a:xfrm>
                          <a:prstGeom prst="rect">
                            <a:avLst/>
                          </a:prstGeom>
                        </pic:spPr>
                      </pic:pic>
                    </a:graphicData>
                  </a:graphic>
                </wp:inline>
              </w:drawing>
            </w:r>
          </w:p>
          <w:p w14:paraId="7E423900" w14:textId="26C31E7B" w:rsidR="00206665" w:rsidRDefault="00206665" w:rsidP="009612E1">
            <w:pPr>
              <w:pStyle w:val="ad"/>
            </w:pPr>
            <w:r>
              <w:rPr>
                <w:rFonts w:hint="eastAsia"/>
              </w:rPr>
              <w:t>图</w:t>
            </w:r>
            <w:r w:rsidR="000A3952">
              <w:rPr>
                <w:rFonts w:hint="eastAsia"/>
              </w:rPr>
              <w:t>5</w:t>
            </w:r>
            <w:r>
              <w:rPr>
                <w:rFonts w:hint="eastAsia"/>
              </w:rPr>
              <w:t xml:space="preserve"> </w:t>
            </w:r>
            <w:r>
              <w:rPr>
                <w:rFonts w:hint="eastAsia"/>
              </w:rPr>
              <w:t>设备佩戴</w:t>
            </w:r>
          </w:p>
          <w:p w14:paraId="513B19A6" w14:textId="77777777" w:rsidR="009612E1" w:rsidRDefault="009612E1" w:rsidP="009612E1">
            <w:pPr>
              <w:pStyle w:val="ad"/>
            </w:pPr>
          </w:p>
          <w:p w14:paraId="3C457287" w14:textId="031DE9D3" w:rsidR="00206665" w:rsidRDefault="00206665" w:rsidP="00206665">
            <w:pPr>
              <w:pStyle w:val="ad"/>
            </w:pPr>
            <w:r>
              <w:rPr>
                <w:rFonts w:hint="eastAsia"/>
                <w:noProof/>
              </w:rPr>
              <w:drawing>
                <wp:inline distT="0" distB="0" distL="0" distR="0" wp14:anchorId="2D9FE945" wp14:editId="5A4252C7">
                  <wp:extent cx="4038600" cy="2275492"/>
                  <wp:effectExtent l="0" t="0" r="0" b="0"/>
                  <wp:docPr id="20018171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17142" name="图片 200181714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48748" cy="2281210"/>
                          </a:xfrm>
                          <a:prstGeom prst="rect">
                            <a:avLst/>
                          </a:prstGeom>
                        </pic:spPr>
                      </pic:pic>
                    </a:graphicData>
                  </a:graphic>
                </wp:inline>
              </w:drawing>
            </w:r>
          </w:p>
          <w:p w14:paraId="16C2D0C8" w14:textId="6BA92626" w:rsidR="00206665" w:rsidRDefault="00206665" w:rsidP="009612E1">
            <w:pPr>
              <w:pStyle w:val="ad"/>
            </w:pPr>
            <w:r>
              <w:rPr>
                <w:rFonts w:hint="eastAsia"/>
              </w:rPr>
              <w:t>图</w:t>
            </w:r>
            <w:r w:rsidR="000A3952">
              <w:rPr>
                <w:rFonts w:hint="eastAsia"/>
              </w:rPr>
              <w:t>6</w:t>
            </w:r>
            <w:r>
              <w:rPr>
                <w:rFonts w:hint="eastAsia"/>
              </w:rPr>
              <w:t xml:space="preserve"> </w:t>
            </w:r>
            <w:r>
              <w:rPr>
                <w:rFonts w:hint="eastAsia"/>
              </w:rPr>
              <w:t>远程监测界面</w:t>
            </w:r>
          </w:p>
          <w:p w14:paraId="2C6AC552" w14:textId="77777777" w:rsidR="00E065C5" w:rsidRDefault="00A25966" w:rsidP="00E065C5">
            <w:pPr>
              <w:spacing w:line="360" w:lineRule="auto"/>
              <w:ind w:firstLine="480"/>
            </w:pPr>
            <w:r>
              <w:rPr>
                <w:rFonts w:hint="eastAsia"/>
              </w:rPr>
              <w:t>3</w:t>
            </w:r>
            <w:r>
              <w:rPr>
                <w:rFonts w:hint="eastAsia"/>
              </w:rPr>
              <w:t>、对其它单位的协作要求</w:t>
            </w:r>
          </w:p>
          <w:p w14:paraId="6E3423E1" w14:textId="3EFB0E81" w:rsidR="00A25966" w:rsidRDefault="00A25966" w:rsidP="00E065C5">
            <w:pPr>
              <w:spacing w:line="360" w:lineRule="auto"/>
              <w:ind w:firstLine="480"/>
            </w:pPr>
            <w:r>
              <w:rPr>
                <w:rFonts w:hint="eastAsia"/>
              </w:rPr>
              <w:t>无</w:t>
            </w:r>
            <w:r w:rsidR="00D474CD">
              <w:rPr>
                <w:rFonts w:hint="eastAsia"/>
              </w:rPr>
              <w:t>。</w:t>
            </w:r>
          </w:p>
          <w:p w14:paraId="3FA7D608" w14:textId="77777777" w:rsidR="00A25966" w:rsidRDefault="00A25966" w:rsidP="00E065C5">
            <w:pPr>
              <w:spacing w:line="360" w:lineRule="auto"/>
              <w:ind w:firstLine="480"/>
            </w:pPr>
            <w:r>
              <w:rPr>
                <w:rFonts w:hint="eastAsia"/>
              </w:rPr>
              <w:t>4</w:t>
            </w:r>
            <w:r>
              <w:rPr>
                <w:rFonts w:hint="eastAsia"/>
              </w:rPr>
              <w:t>、论文总工作量，进度与预期结果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82"/>
              <w:gridCol w:w="4482"/>
            </w:tblGrid>
            <w:tr w:rsidR="00A25966" w:rsidRPr="00B20459" w14:paraId="08CB6365" w14:textId="77777777" w:rsidTr="006648B3">
              <w:tc>
                <w:tcPr>
                  <w:tcW w:w="4482" w:type="dxa"/>
                </w:tcPr>
                <w:p w14:paraId="1EFEAB0C" w14:textId="77777777" w:rsidR="00A25966" w:rsidRPr="00CF32F9" w:rsidRDefault="00A25966" w:rsidP="00A25966">
                  <w:pPr>
                    <w:ind w:firstLine="480"/>
                    <w:jc w:val="center"/>
                  </w:pPr>
                  <w:bookmarkStart w:id="133" w:name="_Hlk161774087"/>
                  <w:r w:rsidRPr="00CF32F9">
                    <w:rPr>
                      <w:rFonts w:hint="eastAsia"/>
                    </w:rPr>
                    <w:t>时间</w:t>
                  </w:r>
                </w:p>
              </w:tc>
              <w:tc>
                <w:tcPr>
                  <w:tcW w:w="4482" w:type="dxa"/>
                </w:tcPr>
                <w:p w14:paraId="2AF4B4DE" w14:textId="77777777" w:rsidR="00A25966" w:rsidRPr="00CF32F9" w:rsidRDefault="00A25966" w:rsidP="00A25966">
                  <w:pPr>
                    <w:ind w:firstLine="480"/>
                    <w:jc w:val="center"/>
                  </w:pPr>
                  <w:r w:rsidRPr="00CF32F9">
                    <w:rPr>
                      <w:rFonts w:hint="eastAsia"/>
                    </w:rPr>
                    <w:t>内容</w:t>
                  </w:r>
                </w:p>
              </w:tc>
            </w:tr>
            <w:tr w:rsidR="00A25966" w:rsidRPr="00B20459" w14:paraId="10696C0C" w14:textId="77777777" w:rsidTr="006648B3">
              <w:tc>
                <w:tcPr>
                  <w:tcW w:w="4482" w:type="dxa"/>
                </w:tcPr>
                <w:p w14:paraId="7DB0DCC0" w14:textId="5048C849" w:rsidR="00A25966" w:rsidRPr="00B20459" w:rsidRDefault="00A25966" w:rsidP="00A25966">
                  <w:pPr>
                    <w:ind w:firstLine="480"/>
                    <w:jc w:val="center"/>
                  </w:pPr>
                  <w:r w:rsidRPr="00B20459">
                    <w:rPr>
                      <w:rFonts w:hint="eastAsia"/>
                    </w:rPr>
                    <w:t>202</w:t>
                  </w:r>
                  <w:r>
                    <w:rPr>
                      <w:rFonts w:hint="eastAsia"/>
                    </w:rPr>
                    <w:t>4</w:t>
                  </w:r>
                  <w:r w:rsidRPr="00B20459">
                    <w:rPr>
                      <w:rFonts w:hint="eastAsia"/>
                    </w:rPr>
                    <w:t>.1</w:t>
                  </w:r>
                  <w:r w:rsidRPr="00B20459">
                    <w:t>1</w:t>
                  </w:r>
                  <w:r w:rsidRPr="00B20459">
                    <w:rPr>
                      <w:rFonts w:hint="eastAsia"/>
                    </w:rPr>
                    <w:t>-202</w:t>
                  </w:r>
                  <w:r>
                    <w:rPr>
                      <w:rFonts w:hint="eastAsia"/>
                    </w:rPr>
                    <w:t>5</w:t>
                  </w:r>
                  <w:r w:rsidRPr="00B20459">
                    <w:rPr>
                      <w:rFonts w:hint="eastAsia"/>
                    </w:rPr>
                    <w:t>.</w:t>
                  </w:r>
                  <w:r w:rsidRPr="00B20459">
                    <w:t>0</w:t>
                  </w:r>
                  <w:r w:rsidRPr="00B20459">
                    <w:rPr>
                      <w:rFonts w:hint="eastAsia"/>
                    </w:rPr>
                    <w:t>2</w:t>
                  </w:r>
                </w:p>
              </w:tc>
              <w:tc>
                <w:tcPr>
                  <w:tcW w:w="4482" w:type="dxa"/>
                </w:tcPr>
                <w:p w14:paraId="0511A166" w14:textId="7DCA53CA" w:rsidR="00A25966" w:rsidRPr="00B20459" w:rsidRDefault="00A25966" w:rsidP="00A25966">
                  <w:pPr>
                    <w:ind w:firstLine="480"/>
                    <w:jc w:val="center"/>
                  </w:pPr>
                  <w:r w:rsidRPr="00B20459">
                    <w:rPr>
                      <w:rFonts w:hint="eastAsia"/>
                    </w:rPr>
                    <w:t>文献调研及</w:t>
                  </w:r>
                  <w:r>
                    <w:rPr>
                      <w:rFonts w:hint="eastAsia"/>
                    </w:rPr>
                    <w:t>理论</w:t>
                  </w:r>
                  <w:r w:rsidRPr="00B20459">
                    <w:rPr>
                      <w:rFonts w:hint="eastAsia"/>
                    </w:rPr>
                    <w:t>学习</w:t>
                  </w:r>
                </w:p>
              </w:tc>
            </w:tr>
            <w:tr w:rsidR="00A25966" w:rsidRPr="00B20459" w14:paraId="489E76C2" w14:textId="77777777" w:rsidTr="006648B3">
              <w:tc>
                <w:tcPr>
                  <w:tcW w:w="4482" w:type="dxa"/>
                </w:tcPr>
                <w:p w14:paraId="3762BF5C" w14:textId="2C831B91" w:rsidR="00A25966" w:rsidRPr="00B20459" w:rsidRDefault="00A25966" w:rsidP="00A25966">
                  <w:pPr>
                    <w:ind w:firstLine="480"/>
                    <w:jc w:val="center"/>
                  </w:pPr>
                  <w:r w:rsidRPr="00B20459">
                    <w:rPr>
                      <w:rFonts w:hint="eastAsia"/>
                    </w:rPr>
                    <w:t>202</w:t>
                  </w:r>
                  <w:r>
                    <w:rPr>
                      <w:rFonts w:hint="eastAsia"/>
                    </w:rPr>
                    <w:t>5</w:t>
                  </w:r>
                  <w:r w:rsidRPr="00B20459">
                    <w:rPr>
                      <w:rFonts w:hint="eastAsia"/>
                    </w:rPr>
                    <w:t>.</w:t>
                  </w:r>
                  <w:r w:rsidRPr="00B20459">
                    <w:t>0</w:t>
                  </w:r>
                  <w:r w:rsidRPr="00B20459">
                    <w:rPr>
                      <w:rFonts w:hint="eastAsia"/>
                    </w:rPr>
                    <w:t>3-202</w:t>
                  </w:r>
                  <w:r>
                    <w:rPr>
                      <w:rFonts w:hint="eastAsia"/>
                    </w:rPr>
                    <w:t>5</w:t>
                  </w:r>
                  <w:r w:rsidRPr="00B20459">
                    <w:rPr>
                      <w:rFonts w:hint="eastAsia"/>
                    </w:rPr>
                    <w:t>.</w:t>
                  </w:r>
                  <w:r w:rsidRPr="00B20459">
                    <w:t>0</w:t>
                  </w:r>
                  <w:r w:rsidRPr="00B20459">
                    <w:rPr>
                      <w:rFonts w:hint="eastAsia"/>
                    </w:rPr>
                    <w:t>5</w:t>
                  </w:r>
                </w:p>
              </w:tc>
              <w:tc>
                <w:tcPr>
                  <w:tcW w:w="4482" w:type="dxa"/>
                </w:tcPr>
                <w:p w14:paraId="6253EC55" w14:textId="36240C6D" w:rsidR="00A25966" w:rsidRPr="00B20459" w:rsidRDefault="00A25966" w:rsidP="00A25966">
                  <w:pPr>
                    <w:ind w:firstLine="480"/>
                    <w:jc w:val="center"/>
                  </w:pPr>
                  <w:r>
                    <w:rPr>
                      <w:rFonts w:hint="eastAsia"/>
                    </w:rPr>
                    <w:t>系统开发</w:t>
                  </w:r>
                  <w:r w:rsidR="00152617">
                    <w:rPr>
                      <w:rFonts w:hint="eastAsia"/>
                    </w:rPr>
                    <w:t>、招募被试进行试验</w:t>
                  </w:r>
                </w:p>
              </w:tc>
            </w:tr>
            <w:tr w:rsidR="00A25966" w:rsidRPr="00B20459" w14:paraId="71EF4AB9" w14:textId="77777777" w:rsidTr="006648B3">
              <w:tc>
                <w:tcPr>
                  <w:tcW w:w="4482" w:type="dxa"/>
                </w:tcPr>
                <w:p w14:paraId="023ED050" w14:textId="22EB32B4" w:rsidR="00A25966" w:rsidRPr="00B20459" w:rsidRDefault="00A25966" w:rsidP="00A25966">
                  <w:pPr>
                    <w:ind w:firstLine="480"/>
                    <w:jc w:val="center"/>
                  </w:pPr>
                  <w:r w:rsidRPr="00B20459">
                    <w:rPr>
                      <w:rFonts w:hint="eastAsia"/>
                    </w:rPr>
                    <w:t>202</w:t>
                  </w:r>
                  <w:r>
                    <w:rPr>
                      <w:rFonts w:hint="eastAsia"/>
                    </w:rPr>
                    <w:t>5</w:t>
                  </w:r>
                  <w:r w:rsidRPr="00B20459">
                    <w:rPr>
                      <w:rFonts w:hint="eastAsia"/>
                    </w:rPr>
                    <w:t>.</w:t>
                  </w:r>
                  <w:r w:rsidRPr="00B20459">
                    <w:t>0</w:t>
                  </w:r>
                  <w:r w:rsidRPr="00B20459">
                    <w:rPr>
                      <w:rFonts w:hint="eastAsia"/>
                    </w:rPr>
                    <w:t>6-202</w:t>
                  </w:r>
                  <w:r>
                    <w:rPr>
                      <w:rFonts w:hint="eastAsia"/>
                    </w:rPr>
                    <w:t>5</w:t>
                  </w:r>
                  <w:r w:rsidRPr="00B20459">
                    <w:rPr>
                      <w:rFonts w:hint="eastAsia"/>
                    </w:rPr>
                    <w:t>.</w:t>
                  </w:r>
                  <w:r w:rsidRPr="00B20459">
                    <w:t>0</w:t>
                  </w:r>
                  <w:r w:rsidRPr="00B20459">
                    <w:rPr>
                      <w:rFonts w:hint="eastAsia"/>
                    </w:rPr>
                    <w:t>8</w:t>
                  </w:r>
                </w:p>
              </w:tc>
              <w:tc>
                <w:tcPr>
                  <w:tcW w:w="4482" w:type="dxa"/>
                </w:tcPr>
                <w:p w14:paraId="3ECA4CC0" w14:textId="55F3B910" w:rsidR="00A25966" w:rsidRPr="00B20459" w:rsidRDefault="00152617" w:rsidP="00A25966">
                  <w:pPr>
                    <w:ind w:firstLine="480"/>
                    <w:jc w:val="center"/>
                  </w:pPr>
                  <w:r w:rsidRPr="00B20459">
                    <w:rPr>
                      <w:rFonts w:hint="eastAsia"/>
                    </w:rPr>
                    <w:t>实验数据</w:t>
                  </w:r>
                  <w:r>
                    <w:rPr>
                      <w:rFonts w:hint="eastAsia"/>
                    </w:rPr>
                    <w:t>分析与系统优化</w:t>
                  </w:r>
                </w:p>
              </w:tc>
            </w:tr>
            <w:tr w:rsidR="00A25966" w:rsidRPr="00B20459" w14:paraId="008782D1" w14:textId="77777777" w:rsidTr="006648B3">
              <w:tc>
                <w:tcPr>
                  <w:tcW w:w="4482" w:type="dxa"/>
                </w:tcPr>
                <w:p w14:paraId="04129E69" w14:textId="2971B887" w:rsidR="00A25966" w:rsidRPr="00B20459" w:rsidRDefault="00A25966" w:rsidP="00A25966">
                  <w:pPr>
                    <w:ind w:firstLine="480"/>
                    <w:jc w:val="center"/>
                  </w:pPr>
                  <w:r w:rsidRPr="00B20459">
                    <w:rPr>
                      <w:rFonts w:hint="eastAsia"/>
                    </w:rPr>
                    <w:t>202</w:t>
                  </w:r>
                  <w:r>
                    <w:rPr>
                      <w:rFonts w:hint="eastAsia"/>
                    </w:rPr>
                    <w:t>5</w:t>
                  </w:r>
                  <w:r w:rsidRPr="00B20459">
                    <w:rPr>
                      <w:rFonts w:hint="eastAsia"/>
                    </w:rPr>
                    <w:t>.</w:t>
                  </w:r>
                  <w:r w:rsidRPr="00B20459">
                    <w:t>0</w:t>
                  </w:r>
                  <w:r w:rsidRPr="00B20459">
                    <w:rPr>
                      <w:rFonts w:hint="eastAsia"/>
                    </w:rPr>
                    <w:t>9-202</w:t>
                  </w:r>
                  <w:r>
                    <w:rPr>
                      <w:rFonts w:hint="eastAsia"/>
                    </w:rPr>
                    <w:t>5</w:t>
                  </w:r>
                  <w:r w:rsidRPr="00B20459">
                    <w:rPr>
                      <w:rFonts w:hint="eastAsia"/>
                    </w:rPr>
                    <w:t>.11</w:t>
                  </w:r>
                </w:p>
              </w:tc>
              <w:tc>
                <w:tcPr>
                  <w:tcW w:w="4482" w:type="dxa"/>
                </w:tcPr>
                <w:p w14:paraId="5953D7B8" w14:textId="77777777" w:rsidR="00A25966" w:rsidRPr="00B20459" w:rsidRDefault="00A25966" w:rsidP="00A25966">
                  <w:pPr>
                    <w:ind w:firstLine="480"/>
                    <w:jc w:val="center"/>
                  </w:pPr>
                  <w:r w:rsidRPr="00B20459">
                    <w:rPr>
                      <w:rFonts w:hint="eastAsia"/>
                    </w:rPr>
                    <w:t>撰写论文初稿</w:t>
                  </w:r>
                </w:p>
              </w:tc>
            </w:tr>
            <w:tr w:rsidR="00A25966" w:rsidRPr="00B20459" w14:paraId="6DB0484D" w14:textId="77777777" w:rsidTr="006648B3">
              <w:tc>
                <w:tcPr>
                  <w:tcW w:w="4482" w:type="dxa"/>
                </w:tcPr>
                <w:p w14:paraId="69B23EA6" w14:textId="434C8F65" w:rsidR="00A25966" w:rsidRPr="00B20459" w:rsidRDefault="00A25966" w:rsidP="00A25966">
                  <w:pPr>
                    <w:ind w:firstLine="480"/>
                    <w:jc w:val="center"/>
                  </w:pPr>
                  <w:r w:rsidRPr="00B20459">
                    <w:rPr>
                      <w:rFonts w:hint="eastAsia"/>
                    </w:rPr>
                    <w:t>202</w:t>
                  </w:r>
                  <w:r>
                    <w:rPr>
                      <w:rFonts w:hint="eastAsia"/>
                    </w:rPr>
                    <w:t>5</w:t>
                  </w:r>
                  <w:r w:rsidRPr="00B20459">
                    <w:rPr>
                      <w:rFonts w:hint="eastAsia"/>
                    </w:rPr>
                    <w:t>.12-202</w:t>
                  </w:r>
                  <w:r>
                    <w:rPr>
                      <w:rFonts w:hint="eastAsia"/>
                    </w:rPr>
                    <w:t>6</w:t>
                  </w:r>
                  <w:r w:rsidRPr="00B20459">
                    <w:rPr>
                      <w:rFonts w:hint="eastAsia"/>
                    </w:rPr>
                    <w:t>.</w:t>
                  </w:r>
                  <w:r w:rsidRPr="00B20459">
                    <w:t>0</w:t>
                  </w:r>
                  <w:r w:rsidRPr="00B20459">
                    <w:rPr>
                      <w:rFonts w:hint="eastAsia"/>
                    </w:rPr>
                    <w:t>1</w:t>
                  </w:r>
                </w:p>
              </w:tc>
              <w:tc>
                <w:tcPr>
                  <w:tcW w:w="4482" w:type="dxa"/>
                </w:tcPr>
                <w:p w14:paraId="761A6562" w14:textId="77777777" w:rsidR="00A25966" w:rsidRPr="00B20459" w:rsidRDefault="00A25966" w:rsidP="00A25966">
                  <w:pPr>
                    <w:ind w:firstLine="480"/>
                    <w:jc w:val="center"/>
                  </w:pPr>
                  <w:r w:rsidRPr="00B20459">
                    <w:rPr>
                      <w:rFonts w:hint="eastAsia"/>
                    </w:rPr>
                    <w:t>完成论文修改工作</w:t>
                  </w:r>
                </w:p>
              </w:tc>
            </w:tr>
            <w:tr w:rsidR="00A25966" w:rsidRPr="00B20459" w14:paraId="01927D32" w14:textId="77777777" w:rsidTr="006648B3">
              <w:tc>
                <w:tcPr>
                  <w:tcW w:w="4482" w:type="dxa"/>
                </w:tcPr>
                <w:p w14:paraId="1ED29ACD" w14:textId="7E0B1421" w:rsidR="00A25966" w:rsidRPr="00B20459" w:rsidRDefault="00A25966" w:rsidP="00A25966">
                  <w:pPr>
                    <w:ind w:firstLine="480"/>
                    <w:jc w:val="center"/>
                  </w:pPr>
                  <w:r w:rsidRPr="00B20459">
                    <w:rPr>
                      <w:rFonts w:hint="eastAsia"/>
                    </w:rPr>
                    <w:t>202</w:t>
                  </w:r>
                  <w:r>
                    <w:rPr>
                      <w:rFonts w:hint="eastAsia"/>
                    </w:rPr>
                    <w:t>6</w:t>
                  </w:r>
                  <w:r w:rsidRPr="00B20459">
                    <w:rPr>
                      <w:rFonts w:hint="eastAsia"/>
                    </w:rPr>
                    <w:t>.</w:t>
                  </w:r>
                  <w:r w:rsidRPr="00B20459">
                    <w:t>0</w:t>
                  </w:r>
                  <w:r w:rsidRPr="00B20459">
                    <w:rPr>
                      <w:rFonts w:hint="eastAsia"/>
                    </w:rPr>
                    <w:t>2-202</w:t>
                  </w:r>
                  <w:r>
                    <w:rPr>
                      <w:rFonts w:hint="eastAsia"/>
                    </w:rPr>
                    <w:t>6</w:t>
                  </w:r>
                  <w:r w:rsidRPr="00B20459">
                    <w:rPr>
                      <w:rFonts w:hint="eastAsia"/>
                    </w:rPr>
                    <w:t>.</w:t>
                  </w:r>
                  <w:r w:rsidRPr="00B20459">
                    <w:t>0</w:t>
                  </w:r>
                  <w:r w:rsidRPr="00B20459">
                    <w:rPr>
                      <w:rFonts w:hint="eastAsia"/>
                    </w:rPr>
                    <w:t>4</w:t>
                  </w:r>
                </w:p>
              </w:tc>
              <w:tc>
                <w:tcPr>
                  <w:tcW w:w="4482" w:type="dxa"/>
                </w:tcPr>
                <w:p w14:paraId="10896273" w14:textId="77777777" w:rsidR="00A25966" w:rsidRPr="00B20459" w:rsidRDefault="00A25966" w:rsidP="00A25966">
                  <w:pPr>
                    <w:ind w:firstLine="480"/>
                    <w:jc w:val="center"/>
                  </w:pPr>
                  <w:r w:rsidRPr="00B20459">
                    <w:rPr>
                      <w:rFonts w:hint="eastAsia"/>
                    </w:rPr>
                    <w:t>定稿</w:t>
                  </w:r>
                </w:p>
              </w:tc>
            </w:tr>
            <w:tr w:rsidR="00A25966" w:rsidRPr="00B20459" w14:paraId="72D94CC3" w14:textId="77777777" w:rsidTr="006648B3">
              <w:tc>
                <w:tcPr>
                  <w:tcW w:w="4482" w:type="dxa"/>
                </w:tcPr>
                <w:p w14:paraId="6BD9891B" w14:textId="3896336D" w:rsidR="00A25966" w:rsidRPr="00B20459" w:rsidRDefault="00A25966" w:rsidP="00A25966">
                  <w:pPr>
                    <w:ind w:firstLine="480"/>
                    <w:jc w:val="center"/>
                  </w:pPr>
                  <w:r w:rsidRPr="00B20459">
                    <w:rPr>
                      <w:rFonts w:hint="eastAsia"/>
                    </w:rPr>
                    <w:t>202</w:t>
                  </w:r>
                  <w:r>
                    <w:rPr>
                      <w:rFonts w:hint="eastAsia"/>
                    </w:rPr>
                    <w:t>6</w:t>
                  </w:r>
                  <w:r w:rsidRPr="00B20459">
                    <w:rPr>
                      <w:rFonts w:hint="eastAsia"/>
                    </w:rPr>
                    <w:t>.</w:t>
                  </w:r>
                  <w:r w:rsidRPr="00B20459">
                    <w:t>0</w:t>
                  </w:r>
                  <w:r w:rsidRPr="00B20459">
                    <w:rPr>
                      <w:rFonts w:hint="eastAsia"/>
                    </w:rPr>
                    <w:t>5-202</w:t>
                  </w:r>
                  <w:r>
                    <w:rPr>
                      <w:rFonts w:hint="eastAsia"/>
                    </w:rPr>
                    <w:t>6</w:t>
                  </w:r>
                  <w:r w:rsidRPr="00B20459">
                    <w:rPr>
                      <w:rFonts w:hint="eastAsia"/>
                    </w:rPr>
                    <w:t>.</w:t>
                  </w:r>
                  <w:r w:rsidRPr="00B20459">
                    <w:t>0</w:t>
                  </w:r>
                  <w:r w:rsidRPr="00B20459">
                    <w:rPr>
                      <w:rFonts w:hint="eastAsia"/>
                    </w:rPr>
                    <w:t>6</w:t>
                  </w:r>
                </w:p>
              </w:tc>
              <w:tc>
                <w:tcPr>
                  <w:tcW w:w="4482" w:type="dxa"/>
                </w:tcPr>
                <w:p w14:paraId="136DB584" w14:textId="77777777" w:rsidR="00A25966" w:rsidRPr="00B20459" w:rsidRDefault="00A25966" w:rsidP="00A25966">
                  <w:pPr>
                    <w:ind w:firstLine="480"/>
                    <w:jc w:val="center"/>
                  </w:pPr>
                  <w:r w:rsidRPr="00B20459">
                    <w:rPr>
                      <w:rFonts w:hint="eastAsia"/>
                    </w:rPr>
                    <w:t>答辩</w:t>
                  </w:r>
                </w:p>
              </w:tc>
            </w:tr>
            <w:bookmarkEnd w:id="133"/>
          </w:tbl>
          <w:p w14:paraId="13F8D1E9" w14:textId="7BC11F31" w:rsidR="00A25966" w:rsidRDefault="00A25966" w:rsidP="00E065C5">
            <w:pPr>
              <w:spacing w:line="360" w:lineRule="auto"/>
              <w:ind w:firstLine="480"/>
            </w:pPr>
          </w:p>
        </w:tc>
      </w:tr>
    </w:tbl>
    <w:p w14:paraId="3C637AB6" w14:textId="3F38891A" w:rsidR="001A438E" w:rsidRDefault="004168A7" w:rsidP="001A438E">
      <w:pPr>
        <w:spacing w:line="360" w:lineRule="auto"/>
        <w:ind w:firstLineChars="100" w:firstLine="240"/>
      </w:pPr>
      <w:r>
        <w:rPr>
          <w:rFonts w:hint="eastAsia"/>
        </w:rPr>
        <w:lastRenderedPageBreak/>
        <w:t>可加附页。</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0"/>
      </w:tblGrid>
      <w:tr w:rsidR="00124AEB" w14:paraId="65A138C9" w14:textId="77777777" w:rsidTr="001A438E">
        <w:trPr>
          <w:trHeight w:val="12160"/>
        </w:trPr>
        <w:tc>
          <w:tcPr>
            <w:tcW w:w="9180" w:type="dxa"/>
          </w:tcPr>
          <w:p w14:paraId="22DF8FA2" w14:textId="23C44A4F" w:rsidR="00124AEB" w:rsidRDefault="004168A7" w:rsidP="00A00277">
            <w:pPr>
              <w:ind w:firstLine="480"/>
            </w:pPr>
            <w:r>
              <w:rPr>
                <w:rFonts w:hint="eastAsia"/>
              </w:rPr>
              <w:lastRenderedPageBreak/>
              <w:t>四、主要的参考文献</w:t>
            </w:r>
          </w:p>
          <w:p w14:paraId="51E87672" w14:textId="77777777" w:rsidR="00085FF1" w:rsidRPr="00085FF1" w:rsidRDefault="00A00277" w:rsidP="00085FF1">
            <w:pPr>
              <w:pStyle w:val="ab"/>
              <w:spacing w:line="460" w:lineRule="exact"/>
              <w:ind w:left="0" w:firstLine="480"/>
            </w:pPr>
            <w:r>
              <w:fldChar w:fldCharType="begin"/>
            </w:r>
            <w:r w:rsidR="00085FF1">
              <w:instrText xml:space="preserve"> ADDIN ZOTERO_BIBL {"uncited":[],"omitted":[],"custom":[]} CSL_BIBLIOGRAPHY </w:instrText>
            </w:r>
            <w:r>
              <w:fldChar w:fldCharType="separate"/>
            </w:r>
            <w:r w:rsidR="00085FF1" w:rsidRPr="00085FF1">
              <w:t>[1]</w:t>
            </w:r>
            <w:r w:rsidR="00085FF1" w:rsidRPr="00085FF1">
              <w:tab/>
              <w:t>Jia N, Zhang H, Ling R, et al. Epidemiological Data of Work-Related Musculoskeletal Disorders[J]. CHINA CDC WEEKLY, 2021, 3(18): 383-389.</w:t>
            </w:r>
          </w:p>
          <w:p w14:paraId="5E14E54E" w14:textId="77777777" w:rsidR="00085FF1" w:rsidRPr="00085FF1" w:rsidRDefault="00085FF1" w:rsidP="00085FF1">
            <w:pPr>
              <w:pStyle w:val="ab"/>
              <w:spacing w:line="460" w:lineRule="exact"/>
              <w:ind w:left="0" w:firstLine="480"/>
            </w:pPr>
            <w:r w:rsidRPr="00085FF1">
              <w:t>[2]</w:t>
            </w:r>
            <w:r w:rsidRPr="00085FF1">
              <w:tab/>
              <w:t xml:space="preserve">Li Jiamei, Jin </w:t>
            </w:r>
            <w:proofErr w:type="spellStart"/>
            <w:r w:rsidRPr="00085FF1">
              <w:t>Xuting</w:t>
            </w:r>
            <w:proofErr w:type="spellEnd"/>
            <w:r w:rsidRPr="00085FF1">
              <w:t>. Global burden of gallbladder and biliary diseases: A systematic analysis for the global burden of disease study 2019[EB]. [2025].</w:t>
            </w:r>
          </w:p>
          <w:p w14:paraId="62ADBEC5" w14:textId="77777777" w:rsidR="00085FF1" w:rsidRPr="00085FF1" w:rsidRDefault="00085FF1" w:rsidP="00085FF1">
            <w:pPr>
              <w:pStyle w:val="ab"/>
              <w:spacing w:line="460" w:lineRule="exact"/>
              <w:ind w:left="0" w:firstLine="480"/>
            </w:pPr>
            <w:r w:rsidRPr="00085FF1">
              <w:t>[3]</w:t>
            </w:r>
            <w:r w:rsidRPr="00085FF1">
              <w:tab/>
            </w:r>
            <w:r w:rsidRPr="00085FF1">
              <w:t>张俐娜</w:t>
            </w:r>
            <w:r w:rsidRPr="00085FF1">
              <w:t xml:space="preserve">, </w:t>
            </w:r>
            <w:r w:rsidRPr="00085FF1">
              <w:t>张红娣</w:t>
            </w:r>
            <w:r w:rsidRPr="00085FF1">
              <w:t xml:space="preserve">, </w:t>
            </w:r>
            <w:r w:rsidRPr="00085FF1">
              <w:t>万松泉</w:t>
            </w:r>
            <w:r w:rsidRPr="00085FF1">
              <w:t xml:space="preserve">, </w:t>
            </w:r>
            <w:r w:rsidRPr="00085FF1">
              <w:t>等</w:t>
            </w:r>
            <w:r w:rsidRPr="00085FF1">
              <w:t xml:space="preserve">. </w:t>
            </w:r>
            <w:r w:rsidRPr="00085FF1">
              <w:t>三种行业工人职业性肌肉骨骼疾患调查分析</w:t>
            </w:r>
            <w:r w:rsidRPr="00085FF1">
              <w:t xml:space="preserve">[J]. </w:t>
            </w:r>
            <w:r w:rsidRPr="00085FF1">
              <w:t>公共卫生与预防医学</w:t>
            </w:r>
            <w:r w:rsidRPr="00085FF1">
              <w:t>, 2006, 17(2): 74-75.</w:t>
            </w:r>
          </w:p>
          <w:p w14:paraId="3E7C78D0" w14:textId="77777777" w:rsidR="00085FF1" w:rsidRPr="00085FF1" w:rsidRDefault="00085FF1" w:rsidP="00085FF1">
            <w:pPr>
              <w:pStyle w:val="ab"/>
              <w:spacing w:line="460" w:lineRule="exact"/>
              <w:ind w:left="0" w:firstLine="480"/>
            </w:pPr>
            <w:r w:rsidRPr="00085FF1">
              <w:t>[4]</w:t>
            </w:r>
            <w:r w:rsidRPr="00085FF1">
              <w:tab/>
            </w:r>
            <w:proofErr w:type="gramStart"/>
            <w:r w:rsidRPr="00085FF1">
              <w:t>江南宇</w:t>
            </w:r>
            <w:proofErr w:type="gramEnd"/>
            <w:r w:rsidRPr="00085FF1">
              <w:t xml:space="preserve">, </w:t>
            </w:r>
            <w:r w:rsidRPr="00085FF1">
              <w:t>金旭</w:t>
            </w:r>
            <w:r w:rsidRPr="00085FF1">
              <w:t xml:space="preserve">, </w:t>
            </w:r>
            <w:proofErr w:type="gramStart"/>
            <w:r w:rsidRPr="00085FF1">
              <w:t>黄文初</w:t>
            </w:r>
            <w:proofErr w:type="gramEnd"/>
            <w:r w:rsidRPr="00085FF1">
              <w:t xml:space="preserve">, </w:t>
            </w:r>
            <w:r w:rsidRPr="00085FF1">
              <w:t>等</w:t>
            </w:r>
            <w:r w:rsidRPr="00085FF1">
              <w:t xml:space="preserve">. </w:t>
            </w:r>
            <w:r w:rsidRPr="00085FF1">
              <w:t>制造业工人颈肩部</w:t>
            </w:r>
            <w:r w:rsidRPr="00085FF1">
              <w:t>-</w:t>
            </w:r>
            <w:r w:rsidRPr="00085FF1">
              <w:t>背部工作相关肌肉骨骼疾患影响因素分析</w:t>
            </w:r>
            <w:r w:rsidRPr="00085FF1">
              <w:t xml:space="preserve">[J]. </w:t>
            </w:r>
            <w:r w:rsidRPr="00085FF1">
              <w:t>中国职业医学</w:t>
            </w:r>
            <w:r w:rsidRPr="00085FF1">
              <w:t>, 2023, 50(6): 657-665.</w:t>
            </w:r>
          </w:p>
          <w:p w14:paraId="483396F5" w14:textId="77777777" w:rsidR="00085FF1" w:rsidRPr="00085FF1" w:rsidRDefault="00085FF1" w:rsidP="00085FF1">
            <w:pPr>
              <w:pStyle w:val="ab"/>
              <w:spacing w:line="460" w:lineRule="exact"/>
              <w:ind w:left="0" w:firstLine="480"/>
            </w:pPr>
            <w:r w:rsidRPr="00085FF1">
              <w:t>[5]</w:t>
            </w:r>
            <w:r w:rsidRPr="00085FF1">
              <w:tab/>
              <w:t xml:space="preserve">Arachchige S D, </w:t>
            </w:r>
            <w:proofErr w:type="spellStart"/>
            <w:r w:rsidRPr="00085FF1">
              <w:t>Piyathilaka</w:t>
            </w:r>
            <w:proofErr w:type="spellEnd"/>
            <w:r w:rsidRPr="00085FF1">
              <w:t xml:space="preserve"> L, Sul J H, et al. A review of potential exoskeletons for the prevention of work-related musculoskeletal disorders in agriculture[J]. Sensors, 2024, 24(21): 7026.</w:t>
            </w:r>
          </w:p>
          <w:p w14:paraId="7E331535" w14:textId="77777777" w:rsidR="00085FF1" w:rsidRPr="00085FF1" w:rsidRDefault="00085FF1" w:rsidP="00085FF1">
            <w:pPr>
              <w:pStyle w:val="ab"/>
              <w:spacing w:line="460" w:lineRule="exact"/>
              <w:ind w:left="0" w:firstLine="480"/>
            </w:pPr>
            <w:r w:rsidRPr="00085FF1">
              <w:t>[6]</w:t>
            </w:r>
            <w:r w:rsidRPr="00085FF1">
              <w:tab/>
            </w:r>
            <w:r w:rsidRPr="00085FF1">
              <w:t>林嗣豪</w:t>
            </w:r>
            <w:r w:rsidRPr="00085FF1">
              <w:t xml:space="preserve">, </w:t>
            </w:r>
            <w:r w:rsidRPr="00085FF1">
              <w:t>王治明</w:t>
            </w:r>
            <w:r w:rsidRPr="00085FF1">
              <w:t xml:space="preserve">. </w:t>
            </w:r>
            <w:r w:rsidRPr="00085FF1">
              <w:t>工作场所工效学负荷暴露评估方法</w:t>
            </w:r>
            <w:r w:rsidRPr="00085FF1">
              <w:t xml:space="preserve">[J]. </w:t>
            </w:r>
            <w:r w:rsidRPr="00085FF1">
              <w:t>海峡预防医学杂志</w:t>
            </w:r>
            <w:r w:rsidRPr="00085FF1">
              <w:t>, 2007(4): 24-27.</w:t>
            </w:r>
          </w:p>
          <w:p w14:paraId="08C19B27" w14:textId="77777777" w:rsidR="00085FF1" w:rsidRPr="00085FF1" w:rsidRDefault="00085FF1" w:rsidP="00085FF1">
            <w:pPr>
              <w:pStyle w:val="ab"/>
              <w:spacing w:line="460" w:lineRule="exact"/>
              <w:ind w:left="0" w:firstLine="480"/>
            </w:pPr>
            <w:r w:rsidRPr="00085FF1">
              <w:t>[7]</w:t>
            </w:r>
            <w:r w:rsidRPr="00085FF1">
              <w:tab/>
            </w:r>
            <w:r w:rsidRPr="00085FF1">
              <w:t>徐超远</w:t>
            </w:r>
            <w:r w:rsidRPr="00085FF1">
              <w:t xml:space="preserve">, </w:t>
            </w:r>
            <w:proofErr w:type="gramStart"/>
            <w:r w:rsidRPr="00085FF1">
              <w:t>栗继祖</w:t>
            </w:r>
            <w:proofErr w:type="gramEnd"/>
            <w:r w:rsidRPr="00085FF1">
              <w:t xml:space="preserve">, </w:t>
            </w:r>
            <w:r w:rsidRPr="00085FF1">
              <w:t>徐新华</w:t>
            </w:r>
            <w:r w:rsidRPr="00085FF1">
              <w:t xml:space="preserve">. </w:t>
            </w:r>
            <w:r w:rsidRPr="00085FF1">
              <w:t>煤矿监控调度作业疲劳程度分级与判定研究</w:t>
            </w:r>
            <w:r w:rsidRPr="00085FF1">
              <w:t xml:space="preserve">[J]. </w:t>
            </w:r>
            <w:r w:rsidRPr="00085FF1">
              <w:t>煤矿安全</w:t>
            </w:r>
            <w:r w:rsidRPr="00085FF1">
              <w:t>, 2022, 53(12): 253-258.</w:t>
            </w:r>
          </w:p>
          <w:p w14:paraId="0669D541" w14:textId="77777777" w:rsidR="00085FF1" w:rsidRPr="00085FF1" w:rsidRDefault="00085FF1" w:rsidP="00085FF1">
            <w:pPr>
              <w:pStyle w:val="ab"/>
              <w:spacing w:line="460" w:lineRule="exact"/>
              <w:ind w:left="0" w:firstLine="480"/>
            </w:pPr>
            <w:r w:rsidRPr="00085FF1">
              <w:t>[8]</w:t>
            </w:r>
            <w:r w:rsidRPr="00085FF1">
              <w:tab/>
            </w:r>
            <w:proofErr w:type="spellStart"/>
            <w:r w:rsidRPr="00085FF1">
              <w:t>Kaishun</w:t>
            </w:r>
            <w:proofErr w:type="spellEnd"/>
            <w:r w:rsidRPr="00085FF1">
              <w:t xml:space="preserve"> Wu, Huang </w:t>
            </w:r>
            <w:proofErr w:type="spellStart"/>
            <w:r w:rsidRPr="00085FF1">
              <w:t>Yandao</w:t>
            </w:r>
            <w:proofErr w:type="spellEnd"/>
            <w:r w:rsidRPr="00085FF1">
              <w:t xml:space="preserve">, Chen </w:t>
            </w:r>
            <w:proofErr w:type="spellStart"/>
            <w:r w:rsidRPr="00085FF1">
              <w:t>Wenqiang</w:t>
            </w:r>
            <w:proofErr w:type="spellEnd"/>
            <w:r w:rsidRPr="00085FF1">
              <w:t>, et al. Power saving and secure text input for commodity smart watches[J]. IEEE Transactions on Mobile Computing, 2021, 20(6): 2281-2296.</w:t>
            </w:r>
          </w:p>
          <w:p w14:paraId="2526C6ED" w14:textId="77777777" w:rsidR="00085FF1" w:rsidRPr="00085FF1" w:rsidRDefault="00085FF1" w:rsidP="00085FF1">
            <w:pPr>
              <w:pStyle w:val="ab"/>
              <w:spacing w:line="460" w:lineRule="exact"/>
              <w:ind w:left="0" w:firstLine="480"/>
            </w:pPr>
            <w:r w:rsidRPr="00085FF1">
              <w:t>[9]</w:t>
            </w:r>
            <w:r w:rsidRPr="00085FF1">
              <w:tab/>
            </w:r>
            <w:r w:rsidRPr="00085FF1">
              <w:t>高梦彤</w:t>
            </w:r>
            <w:r w:rsidRPr="00085FF1">
              <w:t xml:space="preserve">. </w:t>
            </w:r>
            <w:r w:rsidRPr="00085FF1">
              <w:t>浅析智能可穿戴设备在游戏娱乐产业中的应用及发展趋势</w:t>
            </w:r>
            <w:r w:rsidRPr="00085FF1">
              <w:t xml:space="preserve">[J]. </w:t>
            </w:r>
            <w:r w:rsidRPr="00085FF1">
              <w:t>中国设备工程</w:t>
            </w:r>
            <w:r w:rsidRPr="00085FF1">
              <w:t>, 2023(10): 43-45.</w:t>
            </w:r>
          </w:p>
          <w:p w14:paraId="5BAA414C" w14:textId="77777777" w:rsidR="00085FF1" w:rsidRPr="00085FF1" w:rsidRDefault="00085FF1" w:rsidP="00085FF1">
            <w:pPr>
              <w:pStyle w:val="ab"/>
              <w:spacing w:line="460" w:lineRule="exact"/>
              <w:ind w:left="0" w:firstLine="480"/>
            </w:pPr>
            <w:r w:rsidRPr="00085FF1">
              <w:t>[10]</w:t>
            </w:r>
            <w:r w:rsidRPr="00085FF1">
              <w:tab/>
            </w:r>
            <w:r w:rsidRPr="00085FF1">
              <w:t>谷元静</w:t>
            </w:r>
            <w:r w:rsidRPr="00085FF1">
              <w:t xml:space="preserve">, </w:t>
            </w:r>
            <w:r w:rsidRPr="00085FF1">
              <w:t>史婷奇</w:t>
            </w:r>
            <w:r w:rsidRPr="00085FF1">
              <w:t xml:space="preserve">. </w:t>
            </w:r>
            <w:r w:rsidRPr="00085FF1">
              <w:t>可穿戴设备在医学领域中的研究进展</w:t>
            </w:r>
            <w:r w:rsidRPr="00085FF1">
              <w:t xml:space="preserve">[J]. </w:t>
            </w:r>
            <w:r w:rsidRPr="00085FF1">
              <w:t>全科护理</w:t>
            </w:r>
            <w:r w:rsidRPr="00085FF1">
              <w:t>, 2021, 19(35): 4954-4958.</w:t>
            </w:r>
          </w:p>
          <w:p w14:paraId="2D97DA3A" w14:textId="77777777" w:rsidR="00085FF1" w:rsidRPr="00085FF1" w:rsidRDefault="00085FF1" w:rsidP="00085FF1">
            <w:pPr>
              <w:pStyle w:val="ab"/>
              <w:spacing w:line="460" w:lineRule="exact"/>
              <w:ind w:left="0" w:firstLine="480"/>
            </w:pPr>
            <w:r w:rsidRPr="00085FF1">
              <w:t>[11]</w:t>
            </w:r>
            <w:r w:rsidRPr="00085FF1">
              <w:tab/>
              <w:t xml:space="preserve">Cheng </w:t>
            </w:r>
            <w:proofErr w:type="spellStart"/>
            <w:r w:rsidRPr="00085FF1">
              <w:t>Yuemeng</w:t>
            </w:r>
            <w:proofErr w:type="spellEnd"/>
            <w:r w:rsidRPr="00085FF1">
              <w:t>, Wang Kan, Xu Hao, et al. Recent developments in sensors for wearable device applications[J]. ANALYTICAL AND BIOANALYTICAL CHEMISTRY, 2021, 413(24): 6037-6057.</w:t>
            </w:r>
          </w:p>
          <w:p w14:paraId="359B9FD7" w14:textId="77777777" w:rsidR="00085FF1" w:rsidRPr="00085FF1" w:rsidRDefault="00085FF1" w:rsidP="00085FF1">
            <w:pPr>
              <w:pStyle w:val="ab"/>
              <w:spacing w:line="460" w:lineRule="exact"/>
              <w:ind w:left="0" w:firstLine="480"/>
            </w:pPr>
            <w:r w:rsidRPr="00085FF1">
              <w:t>[12]</w:t>
            </w:r>
            <w:r w:rsidRPr="00085FF1">
              <w:tab/>
            </w:r>
            <w:r w:rsidRPr="00085FF1">
              <w:t>吴梦宸</w:t>
            </w:r>
            <w:r w:rsidRPr="00085FF1">
              <w:t xml:space="preserve">. </w:t>
            </w:r>
            <w:r w:rsidRPr="00085FF1">
              <w:t>消费电子行业的复苏与创新</w:t>
            </w:r>
            <w:r w:rsidRPr="00085FF1">
              <w:t xml:space="preserve">[J]. </w:t>
            </w:r>
            <w:r w:rsidRPr="00085FF1">
              <w:t>商业观察</w:t>
            </w:r>
            <w:r w:rsidRPr="00085FF1">
              <w:t>, 2024, 10(25): 10-13.</w:t>
            </w:r>
          </w:p>
          <w:p w14:paraId="2E4FBA7F" w14:textId="77777777" w:rsidR="00085FF1" w:rsidRPr="00085FF1" w:rsidRDefault="00085FF1" w:rsidP="00085FF1">
            <w:pPr>
              <w:pStyle w:val="ab"/>
              <w:spacing w:line="460" w:lineRule="exact"/>
              <w:ind w:left="0" w:firstLine="480"/>
            </w:pPr>
            <w:r w:rsidRPr="00085FF1">
              <w:t>[13]</w:t>
            </w:r>
            <w:r w:rsidRPr="00085FF1">
              <w:tab/>
            </w:r>
            <w:r w:rsidRPr="00085FF1">
              <w:t>范依灵</w:t>
            </w:r>
            <w:r w:rsidRPr="00085FF1">
              <w:t xml:space="preserve">. </w:t>
            </w:r>
            <w:r w:rsidRPr="00085FF1">
              <w:t>三维视角下</w:t>
            </w:r>
            <w:r w:rsidRPr="00085FF1">
              <w:t>a</w:t>
            </w:r>
            <w:r w:rsidRPr="00085FF1">
              <w:t>品牌儿童智能手表营销策略研究</w:t>
            </w:r>
            <w:r w:rsidRPr="00085FF1">
              <w:t xml:space="preserve">[D]. </w:t>
            </w:r>
            <w:r w:rsidRPr="00085FF1">
              <w:t>广西大学</w:t>
            </w:r>
            <w:r w:rsidRPr="00085FF1">
              <w:t>, 2025.</w:t>
            </w:r>
          </w:p>
          <w:p w14:paraId="43B2673D" w14:textId="77777777" w:rsidR="00085FF1" w:rsidRPr="00085FF1" w:rsidRDefault="00085FF1" w:rsidP="00085FF1">
            <w:pPr>
              <w:pStyle w:val="ab"/>
              <w:spacing w:line="460" w:lineRule="exact"/>
              <w:ind w:left="0" w:firstLine="480"/>
            </w:pPr>
            <w:r w:rsidRPr="00085FF1">
              <w:t>[14]</w:t>
            </w:r>
            <w:r w:rsidRPr="00085FF1">
              <w:tab/>
              <w:t xml:space="preserve">Fuller D, Colwell E, Low J, et al. Reliability and validity of commercially available wearable devices for measuring steps, energy expenditure, and heart rate: Systematic </w:t>
            </w:r>
            <w:r w:rsidRPr="00085FF1">
              <w:lastRenderedPageBreak/>
              <w:t xml:space="preserve">review[J]. JMIR mHealth and </w:t>
            </w:r>
            <w:proofErr w:type="spellStart"/>
            <w:r w:rsidRPr="00085FF1">
              <w:t>uHealth</w:t>
            </w:r>
            <w:proofErr w:type="spellEnd"/>
            <w:r w:rsidRPr="00085FF1">
              <w:t>, 2020, 8(9): e18694.</w:t>
            </w:r>
          </w:p>
          <w:p w14:paraId="2E2F657B" w14:textId="77777777" w:rsidR="00085FF1" w:rsidRPr="00085FF1" w:rsidRDefault="00085FF1" w:rsidP="00085FF1">
            <w:pPr>
              <w:pStyle w:val="ab"/>
              <w:spacing w:line="460" w:lineRule="exact"/>
              <w:ind w:left="0" w:firstLine="480"/>
            </w:pPr>
            <w:r w:rsidRPr="00085FF1">
              <w:t>[15]</w:t>
            </w:r>
            <w:r w:rsidRPr="00085FF1">
              <w:tab/>
              <w:t xml:space="preserve">Liang Jun, Xian </w:t>
            </w:r>
            <w:proofErr w:type="spellStart"/>
            <w:r w:rsidRPr="00085FF1">
              <w:t>Deqiang</w:t>
            </w:r>
            <w:proofErr w:type="spellEnd"/>
            <w:r w:rsidRPr="00085FF1">
              <w:t xml:space="preserve">, Liu </w:t>
            </w:r>
            <w:proofErr w:type="spellStart"/>
            <w:r w:rsidRPr="00085FF1">
              <w:t>Xingyu</w:t>
            </w:r>
            <w:proofErr w:type="spellEnd"/>
            <w:r w:rsidRPr="00085FF1">
              <w:t xml:space="preserve">. Usability Study of Mainstream Wearable Fitness Devices: Feature Analysis and System Usability Scale </w:t>
            </w:r>
            <w:proofErr w:type="gramStart"/>
            <w:r w:rsidRPr="00085FF1">
              <w:t>Evaluation[</w:t>
            </w:r>
            <w:proofErr w:type="gramEnd"/>
            <w:r w:rsidRPr="00085FF1">
              <w:t>EB]. [2025].</w:t>
            </w:r>
          </w:p>
          <w:p w14:paraId="6B54DCBF" w14:textId="77777777" w:rsidR="00085FF1" w:rsidRPr="00085FF1" w:rsidRDefault="00085FF1" w:rsidP="00085FF1">
            <w:pPr>
              <w:pStyle w:val="ab"/>
              <w:spacing w:line="460" w:lineRule="exact"/>
              <w:ind w:left="0" w:firstLine="480"/>
            </w:pPr>
            <w:r w:rsidRPr="00085FF1">
              <w:t>[16]</w:t>
            </w:r>
            <w:r w:rsidRPr="00085FF1">
              <w:tab/>
              <w:t xml:space="preserve">Marcus A. Banks. Tech giants, armed with wearables data, are entrenching in health research | nature </w:t>
            </w:r>
            <w:proofErr w:type="gramStart"/>
            <w:r w:rsidRPr="00085FF1">
              <w:t>medicine[</w:t>
            </w:r>
            <w:proofErr w:type="gramEnd"/>
            <w:r w:rsidRPr="00085FF1">
              <w:t>EB]. [2025].</w:t>
            </w:r>
          </w:p>
          <w:p w14:paraId="31A58D04" w14:textId="77777777" w:rsidR="00085FF1" w:rsidRPr="00085FF1" w:rsidRDefault="00085FF1" w:rsidP="00085FF1">
            <w:pPr>
              <w:pStyle w:val="ab"/>
              <w:spacing w:line="460" w:lineRule="exact"/>
              <w:ind w:left="0" w:firstLine="480"/>
            </w:pPr>
            <w:r w:rsidRPr="00085FF1">
              <w:t>[17]</w:t>
            </w:r>
            <w:r w:rsidRPr="00085FF1">
              <w:tab/>
              <w:t xml:space="preserve">Valero E, Sivanathan A, </w:t>
            </w:r>
            <w:proofErr w:type="spellStart"/>
            <w:r w:rsidRPr="00085FF1">
              <w:t>Bosché</w:t>
            </w:r>
            <w:proofErr w:type="spellEnd"/>
            <w:r w:rsidRPr="00085FF1">
              <w:t xml:space="preserve"> F, et al. Musculoskeletal disorders in construction: A review and a novel system for activity tracking with body area network[J]. Applied Ergonomics, 2016, 54: 120-130.</w:t>
            </w:r>
          </w:p>
          <w:p w14:paraId="371F8F39" w14:textId="77777777" w:rsidR="00085FF1" w:rsidRPr="00085FF1" w:rsidRDefault="00085FF1" w:rsidP="00085FF1">
            <w:pPr>
              <w:pStyle w:val="ab"/>
              <w:spacing w:line="460" w:lineRule="exact"/>
              <w:ind w:left="0" w:firstLine="480"/>
            </w:pPr>
            <w:r w:rsidRPr="00085FF1">
              <w:t>[18]</w:t>
            </w:r>
            <w:r w:rsidRPr="00085FF1">
              <w:tab/>
              <w:t xml:space="preserve">Liu </w:t>
            </w:r>
            <w:proofErr w:type="spellStart"/>
            <w:r w:rsidRPr="00085FF1">
              <w:t>Jinyue</w:t>
            </w:r>
            <w:proofErr w:type="spellEnd"/>
            <w:r w:rsidRPr="00085FF1">
              <w:t>, Tan Xiong, Jia Xiaohui, et al. A gait phase recognition method for obstacle crossing based on multi-sensor fusion[J]. Sensors and Actuators A: Physical, 2024, 376: 115645.</w:t>
            </w:r>
          </w:p>
          <w:p w14:paraId="50C63D18" w14:textId="77777777" w:rsidR="00085FF1" w:rsidRPr="00085FF1" w:rsidRDefault="00085FF1" w:rsidP="00085FF1">
            <w:pPr>
              <w:pStyle w:val="ab"/>
              <w:spacing w:line="460" w:lineRule="exact"/>
              <w:ind w:left="0" w:firstLine="480"/>
            </w:pPr>
            <w:r w:rsidRPr="00085FF1">
              <w:t>[19]</w:t>
            </w:r>
            <w:r w:rsidRPr="00085FF1">
              <w:tab/>
              <w:t xml:space="preserve">Dong </w:t>
            </w:r>
            <w:proofErr w:type="spellStart"/>
            <w:r w:rsidRPr="00085FF1">
              <w:t>Mingjie</w:t>
            </w:r>
            <w:proofErr w:type="spellEnd"/>
            <w:r w:rsidRPr="00085FF1">
              <w:t>, Fang Bin, Li Jianfeng, et al. Wearable sensing devices for upper limbs: A systematic review[J]. Proceedings of the Institution of Mechanical Engineers, Part H: Journal of Engineering in Medicine, 2021, 235(1): 117-130.</w:t>
            </w:r>
          </w:p>
          <w:p w14:paraId="6022B52E" w14:textId="77777777" w:rsidR="00085FF1" w:rsidRPr="00085FF1" w:rsidRDefault="00085FF1" w:rsidP="00085FF1">
            <w:pPr>
              <w:pStyle w:val="ab"/>
              <w:spacing w:line="460" w:lineRule="exact"/>
              <w:ind w:left="0" w:firstLine="480"/>
            </w:pPr>
            <w:r w:rsidRPr="00085FF1">
              <w:t>[20]</w:t>
            </w:r>
            <w:r w:rsidRPr="00085FF1">
              <w:tab/>
              <w:t xml:space="preserve">Calvaresi D, Marinoni M, </w:t>
            </w:r>
            <w:proofErr w:type="spellStart"/>
            <w:r w:rsidRPr="00085FF1">
              <w:t>Dragoni</w:t>
            </w:r>
            <w:proofErr w:type="spellEnd"/>
            <w:r w:rsidRPr="00085FF1">
              <w:t xml:space="preserve"> A F, et al. Real-time multi-agent systems for telerehabilitation scenarios[J]. Artificial Intelligence in Medicine, 2019, 96: 217-231.</w:t>
            </w:r>
          </w:p>
          <w:p w14:paraId="2E8DA265" w14:textId="77777777" w:rsidR="00085FF1" w:rsidRPr="00085FF1" w:rsidRDefault="00085FF1" w:rsidP="00085FF1">
            <w:pPr>
              <w:pStyle w:val="ab"/>
              <w:spacing w:line="460" w:lineRule="exact"/>
              <w:ind w:left="0" w:firstLine="480"/>
            </w:pPr>
            <w:r w:rsidRPr="00085FF1">
              <w:t>[21]</w:t>
            </w:r>
            <w:r w:rsidRPr="00085FF1">
              <w:tab/>
            </w:r>
            <w:proofErr w:type="spellStart"/>
            <w:r w:rsidRPr="00085FF1">
              <w:t>Inho</w:t>
            </w:r>
            <w:proofErr w:type="spellEnd"/>
            <w:r w:rsidRPr="00085FF1">
              <w:t xml:space="preserve"> Lee, </w:t>
            </w:r>
            <w:proofErr w:type="spellStart"/>
            <w:r w:rsidRPr="00085FF1">
              <w:t>Nakkyun</w:t>
            </w:r>
            <w:proofErr w:type="spellEnd"/>
            <w:r w:rsidRPr="00085FF1">
              <w:t xml:space="preserve"> Park, </w:t>
            </w:r>
            <w:proofErr w:type="spellStart"/>
            <w:r w:rsidRPr="00085FF1">
              <w:t>Hanbee</w:t>
            </w:r>
            <w:proofErr w:type="spellEnd"/>
            <w:r w:rsidRPr="00085FF1">
              <w:t xml:space="preserve"> Lee, et al. Systematic review on human skin-compatible wearable photoplethysmography sensors[J]. Applied Sciences, 2021, 11(5): 2313.</w:t>
            </w:r>
          </w:p>
          <w:p w14:paraId="0A9BB9C3" w14:textId="77777777" w:rsidR="00085FF1" w:rsidRPr="00085FF1" w:rsidRDefault="00085FF1" w:rsidP="00085FF1">
            <w:pPr>
              <w:pStyle w:val="ab"/>
              <w:spacing w:line="460" w:lineRule="exact"/>
              <w:ind w:left="0" w:firstLine="480"/>
            </w:pPr>
            <w:r w:rsidRPr="00085FF1">
              <w:t>[22]</w:t>
            </w:r>
            <w:r w:rsidRPr="00085FF1">
              <w:tab/>
            </w:r>
            <w:proofErr w:type="gramStart"/>
            <w:r w:rsidRPr="00085FF1">
              <w:t>李省吾</w:t>
            </w:r>
            <w:proofErr w:type="gramEnd"/>
            <w:r w:rsidRPr="00085FF1">
              <w:t xml:space="preserve">, </w:t>
            </w:r>
            <w:r w:rsidRPr="00085FF1">
              <w:t>朱兴伟</w:t>
            </w:r>
            <w:r w:rsidRPr="00085FF1">
              <w:t xml:space="preserve">, </w:t>
            </w:r>
            <w:proofErr w:type="gramStart"/>
            <w:r w:rsidRPr="00085FF1">
              <w:t>尧振宇</w:t>
            </w:r>
            <w:proofErr w:type="gramEnd"/>
            <w:r w:rsidRPr="00085FF1">
              <w:t xml:space="preserve">, </w:t>
            </w:r>
            <w:r w:rsidRPr="00085FF1">
              <w:t>等</w:t>
            </w:r>
            <w:r w:rsidRPr="00085FF1">
              <w:t xml:space="preserve">. </w:t>
            </w:r>
            <w:r w:rsidRPr="00085FF1">
              <w:t>基于物联网的职业健康监测平台设计</w:t>
            </w:r>
            <w:r w:rsidRPr="00085FF1">
              <w:t xml:space="preserve">[J]. </w:t>
            </w:r>
            <w:r w:rsidRPr="00085FF1">
              <w:t>劳动保护</w:t>
            </w:r>
            <w:r w:rsidRPr="00085FF1">
              <w:t>, 2022(8): 86-88.</w:t>
            </w:r>
          </w:p>
          <w:p w14:paraId="133222BE" w14:textId="77777777" w:rsidR="00085FF1" w:rsidRPr="00085FF1" w:rsidRDefault="00085FF1" w:rsidP="00085FF1">
            <w:pPr>
              <w:pStyle w:val="ab"/>
              <w:spacing w:line="460" w:lineRule="exact"/>
              <w:ind w:left="0" w:firstLine="480"/>
            </w:pPr>
            <w:r w:rsidRPr="00085FF1">
              <w:t>[23]</w:t>
            </w:r>
            <w:r w:rsidRPr="00085FF1">
              <w:tab/>
            </w:r>
            <w:r w:rsidRPr="00085FF1">
              <w:t>刘学来</w:t>
            </w:r>
            <w:r w:rsidRPr="00085FF1">
              <w:t xml:space="preserve">, </w:t>
            </w:r>
            <w:r w:rsidRPr="00085FF1">
              <w:t>钟毅</w:t>
            </w:r>
            <w:r w:rsidRPr="00085FF1">
              <w:t xml:space="preserve">. </w:t>
            </w:r>
            <w:r w:rsidRPr="00085FF1">
              <w:t>基于物联网的作业场所噪声危害因素在线监测研究</w:t>
            </w:r>
            <w:r w:rsidRPr="00085FF1">
              <w:t xml:space="preserve">[J]. </w:t>
            </w:r>
            <w:r w:rsidRPr="00085FF1">
              <w:t>中国卫生监督杂志</w:t>
            </w:r>
            <w:r w:rsidRPr="00085FF1">
              <w:t>, 2020, 27(6): 569-572.</w:t>
            </w:r>
          </w:p>
          <w:p w14:paraId="056B8FA5" w14:textId="77777777" w:rsidR="00085FF1" w:rsidRPr="00085FF1" w:rsidRDefault="00085FF1" w:rsidP="00085FF1">
            <w:pPr>
              <w:pStyle w:val="ab"/>
              <w:spacing w:line="460" w:lineRule="exact"/>
              <w:ind w:left="0" w:firstLine="480"/>
            </w:pPr>
            <w:r w:rsidRPr="00085FF1">
              <w:t>[24]</w:t>
            </w:r>
            <w:r w:rsidRPr="00085FF1">
              <w:tab/>
            </w:r>
            <w:r w:rsidRPr="00085FF1">
              <w:t>黄桂新</w:t>
            </w:r>
            <w:r w:rsidRPr="00085FF1">
              <w:t xml:space="preserve">, </w:t>
            </w:r>
            <w:r w:rsidRPr="00085FF1">
              <w:t>陈</w:t>
            </w:r>
            <w:proofErr w:type="gramStart"/>
            <w:r w:rsidRPr="00085FF1">
              <w:t>世</w:t>
            </w:r>
            <w:proofErr w:type="gramEnd"/>
            <w:r w:rsidRPr="00085FF1">
              <w:t>豪</w:t>
            </w:r>
            <w:r w:rsidRPr="00085FF1">
              <w:t xml:space="preserve">, </w:t>
            </w:r>
            <w:r w:rsidRPr="00085FF1">
              <w:t>陈怀成</w:t>
            </w:r>
            <w:r w:rsidRPr="00085FF1">
              <w:t xml:space="preserve">, </w:t>
            </w:r>
            <w:r w:rsidRPr="00085FF1">
              <w:t>等</w:t>
            </w:r>
            <w:r w:rsidRPr="00085FF1">
              <w:t xml:space="preserve">. </w:t>
            </w:r>
            <w:r w:rsidRPr="00085FF1">
              <w:t>我国土木工程行业智能安全帽技术现状与发展趋势</w:t>
            </w:r>
            <w:r w:rsidRPr="00085FF1">
              <w:t xml:space="preserve">[J]. </w:t>
            </w:r>
            <w:r w:rsidRPr="00085FF1">
              <w:t>价值工程</w:t>
            </w:r>
            <w:r w:rsidRPr="00085FF1">
              <w:t>, 2025, 44(6): 152-155.</w:t>
            </w:r>
          </w:p>
          <w:p w14:paraId="0A725E66" w14:textId="77777777" w:rsidR="00085FF1" w:rsidRPr="00085FF1" w:rsidRDefault="00085FF1" w:rsidP="00085FF1">
            <w:pPr>
              <w:pStyle w:val="ab"/>
              <w:spacing w:line="460" w:lineRule="exact"/>
              <w:ind w:left="0" w:firstLine="480"/>
            </w:pPr>
            <w:r w:rsidRPr="00085FF1">
              <w:t>[25]</w:t>
            </w:r>
            <w:r w:rsidRPr="00085FF1">
              <w:tab/>
            </w:r>
            <w:proofErr w:type="gramStart"/>
            <w:r w:rsidRPr="00085FF1">
              <w:t>梁楷博</w:t>
            </w:r>
            <w:proofErr w:type="gramEnd"/>
            <w:r w:rsidRPr="00085FF1">
              <w:t xml:space="preserve">, </w:t>
            </w:r>
            <w:r w:rsidRPr="00085FF1">
              <w:t>吴有龙</w:t>
            </w:r>
            <w:r w:rsidRPr="00085FF1">
              <w:t xml:space="preserve">, </w:t>
            </w:r>
            <w:r w:rsidRPr="00085FF1">
              <w:t>苏杰</w:t>
            </w:r>
            <w:r w:rsidRPr="00085FF1">
              <w:t xml:space="preserve">, </w:t>
            </w:r>
            <w:r w:rsidRPr="00085FF1">
              <w:t>等</w:t>
            </w:r>
            <w:r w:rsidRPr="00085FF1">
              <w:t xml:space="preserve">. </w:t>
            </w:r>
            <w:r w:rsidRPr="00085FF1">
              <w:t>基于惯性传感器的智能安全帽人体跌倒检测系统设计</w:t>
            </w:r>
            <w:r w:rsidRPr="00085FF1">
              <w:t xml:space="preserve">[J]. </w:t>
            </w:r>
            <w:r w:rsidRPr="00085FF1">
              <w:t>物联网技术</w:t>
            </w:r>
            <w:r w:rsidRPr="00085FF1">
              <w:t>, 2022, 12(4): 14-16.</w:t>
            </w:r>
          </w:p>
          <w:p w14:paraId="609C1E08" w14:textId="77777777" w:rsidR="00085FF1" w:rsidRPr="00085FF1" w:rsidRDefault="00085FF1" w:rsidP="00085FF1">
            <w:pPr>
              <w:pStyle w:val="ab"/>
              <w:spacing w:line="460" w:lineRule="exact"/>
              <w:ind w:left="0" w:firstLine="480"/>
            </w:pPr>
            <w:r w:rsidRPr="00085FF1">
              <w:t>[26]</w:t>
            </w:r>
            <w:r w:rsidRPr="00085FF1">
              <w:tab/>
              <w:t>Wang Jia, Li Heng, Han Shuai, et al. Contactless vital-sign monitoring of construction machinery operators using millimeter-wave technology[J]. Journal of Construction Engineering and Management, 2025, 151(1).</w:t>
            </w:r>
          </w:p>
          <w:p w14:paraId="603914D6" w14:textId="77777777" w:rsidR="00085FF1" w:rsidRPr="00085FF1" w:rsidRDefault="00085FF1" w:rsidP="00085FF1">
            <w:pPr>
              <w:pStyle w:val="ab"/>
              <w:spacing w:line="460" w:lineRule="exact"/>
              <w:ind w:left="0" w:firstLine="480"/>
            </w:pPr>
            <w:r w:rsidRPr="00085FF1">
              <w:t>[27]</w:t>
            </w:r>
            <w:r w:rsidRPr="00085FF1">
              <w:tab/>
            </w:r>
            <w:r w:rsidRPr="00085FF1">
              <w:t>李万磊</w:t>
            </w:r>
            <w:r w:rsidRPr="00085FF1">
              <w:t xml:space="preserve">. </w:t>
            </w:r>
            <w:r w:rsidRPr="00085FF1">
              <w:t>面向智能穿戴的人体生理参数监测系统研发</w:t>
            </w:r>
            <w:r w:rsidRPr="00085FF1">
              <w:t xml:space="preserve">[D]. </w:t>
            </w:r>
            <w:r w:rsidRPr="00085FF1">
              <w:t>西南交通大学</w:t>
            </w:r>
            <w:r w:rsidRPr="00085FF1">
              <w:t xml:space="preserve">, </w:t>
            </w:r>
            <w:r w:rsidRPr="00085FF1">
              <w:lastRenderedPageBreak/>
              <w:t>2020.</w:t>
            </w:r>
          </w:p>
          <w:p w14:paraId="08E14038" w14:textId="77777777" w:rsidR="00085FF1" w:rsidRPr="00085FF1" w:rsidRDefault="00085FF1" w:rsidP="00085FF1">
            <w:pPr>
              <w:pStyle w:val="ab"/>
              <w:spacing w:line="460" w:lineRule="exact"/>
              <w:ind w:left="0" w:firstLine="480"/>
            </w:pPr>
            <w:r w:rsidRPr="00085FF1">
              <w:t>[28]</w:t>
            </w:r>
            <w:r w:rsidRPr="00085FF1">
              <w:tab/>
            </w:r>
            <w:r w:rsidRPr="00085FF1">
              <w:t>张海进</w:t>
            </w:r>
            <w:r w:rsidRPr="00085FF1">
              <w:t xml:space="preserve">. </w:t>
            </w:r>
            <w:r w:rsidRPr="00085FF1">
              <w:t>基于嵌入式的个人健康监护系统的研究与开发</w:t>
            </w:r>
            <w:r w:rsidRPr="00085FF1">
              <w:t xml:space="preserve">[D]. </w:t>
            </w:r>
            <w:r w:rsidRPr="00085FF1">
              <w:t>电子科技大学</w:t>
            </w:r>
            <w:r w:rsidRPr="00085FF1">
              <w:t>, 2012.</w:t>
            </w:r>
          </w:p>
          <w:p w14:paraId="44695C17" w14:textId="77777777" w:rsidR="00085FF1" w:rsidRPr="00085FF1" w:rsidRDefault="00085FF1" w:rsidP="00085FF1">
            <w:pPr>
              <w:pStyle w:val="ab"/>
              <w:spacing w:line="460" w:lineRule="exact"/>
              <w:ind w:left="0" w:firstLine="480"/>
            </w:pPr>
            <w:r w:rsidRPr="00085FF1">
              <w:t>[29]</w:t>
            </w:r>
            <w:r w:rsidRPr="00085FF1">
              <w:tab/>
            </w:r>
            <w:r w:rsidRPr="00085FF1">
              <w:t>杨建宁</w:t>
            </w:r>
            <w:r w:rsidRPr="00085FF1">
              <w:t xml:space="preserve">. </w:t>
            </w:r>
            <w:r w:rsidRPr="00085FF1">
              <w:t>基于穿戴</w:t>
            </w:r>
            <w:proofErr w:type="gramStart"/>
            <w:r w:rsidRPr="00085FF1">
              <w:t>式设备</w:t>
            </w:r>
            <w:proofErr w:type="gramEnd"/>
            <w:r w:rsidRPr="00085FF1">
              <w:t>的远程健康监测系统的设计与实现</w:t>
            </w:r>
            <w:r w:rsidRPr="00085FF1">
              <w:t xml:space="preserve">[D]. </w:t>
            </w:r>
            <w:r w:rsidRPr="00085FF1">
              <w:t>延边大学</w:t>
            </w:r>
            <w:r w:rsidRPr="00085FF1">
              <w:t>, 2023.</w:t>
            </w:r>
          </w:p>
          <w:p w14:paraId="18FEBD98" w14:textId="77777777" w:rsidR="00085FF1" w:rsidRPr="00085FF1" w:rsidRDefault="00085FF1" w:rsidP="00085FF1">
            <w:pPr>
              <w:pStyle w:val="ab"/>
              <w:spacing w:line="460" w:lineRule="exact"/>
              <w:ind w:left="0" w:firstLine="480"/>
            </w:pPr>
            <w:r w:rsidRPr="00085FF1">
              <w:t>[30]</w:t>
            </w:r>
            <w:r w:rsidRPr="00085FF1">
              <w:tab/>
            </w:r>
            <w:proofErr w:type="gramStart"/>
            <w:r w:rsidRPr="00085FF1">
              <w:t>戴晓东</w:t>
            </w:r>
            <w:proofErr w:type="gramEnd"/>
            <w:r w:rsidRPr="00085FF1">
              <w:t xml:space="preserve">. </w:t>
            </w:r>
            <w:r w:rsidRPr="00085FF1">
              <w:t>智能健身应用</w:t>
            </w:r>
            <w:r w:rsidRPr="00085FF1">
              <w:t xml:space="preserve">  </w:t>
            </w:r>
            <w:r w:rsidRPr="00085FF1">
              <w:t>百花齐放还是殊途同归</w:t>
            </w:r>
            <w:r w:rsidRPr="00085FF1">
              <w:t xml:space="preserve">[J]. </w:t>
            </w:r>
            <w:r w:rsidRPr="00085FF1">
              <w:t>企业管理</w:t>
            </w:r>
            <w:r w:rsidRPr="00085FF1">
              <w:t>, 2023(10): 94-98.</w:t>
            </w:r>
          </w:p>
          <w:p w14:paraId="7FBC1E85" w14:textId="77777777" w:rsidR="00085FF1" w:rsidRPr="00085FF1" w:rsidRDefault="00085FF1" w:rsidP="00085FF1">
            <w:pPr>
              <w:pStyle w:val="ab"/>
              <w:spacing w:line="460" w:lineRule="exact"/>
              <w:ind w:left="0" w:firstLine="480"/>
            </w:pPr>
            <w:r w:rsidRPr="00085FF1">
              <w:t>[31]</w:t>
            </w:r>
            <w:r w:rsidRPr="00085FF1">
              <w:tab/>
            </w:r>
            <w:proofErr w:type="spellStart"/>
            <w:r w:rsidRPr="00085FF1">
              <w:t>Zorzenon</w:t>
            </w:r>
            <w:proofErr w:type="spellEnd"/>
            <w:r w:rsidRPr="00085FF1">
              <w:t xml:space="preserve"> R, </w:t>
            </w:r>
            <w:proofErr w:type="spellStart"/>
            <w:r w:rsidRPr="00085FF1">
              <w:t>Lizarelli</w:t>
            </w:r>
            <w:proofErr w:type="spellEnd"/>
            <w:r w:rsidRPr="00085FF1">
              <w:t xml:space="preserve"> F L, Braatz D. The impact of the internet of things on health and safety performance at work: An empirical study of </w:t>
            </w:r>
            <w:proofErr w:type="spellStart"/>
            <w:r w:rsidRPr="00085FF1">
              <w:t>brazilian</w:t>
            </w:r>
            <w:proofErr w:type="spellEnd"/>
            <w:r w:rsidRPr="00085FF1">
              <w:t xml:space="preserve"> companies[J]. Safety Science, 2025, 187: 106866.</w:t>
            </w:r>
          </w:p>
          <w:p w14:paraId="6EEBDE42" w14:textId="77777777" w:rsidR="00085FF1" w:rsidRPr="00085FF1" w:rsidRDefault="00085FF1" w:rsidP="00085FF1">
            <w:pPr>
              <w:pStyle w:val="ab"/>
              <w:spacing w:line="460" w:lineRule="exact"/>
              <w:ind w:left="0" w:firstLine="480"/>
            </w:pPr>
            <w:r w:rsidRPr="00085FF1">
              <w:t>[32]</w:t>
            </w:r>
            <w:r w:rsidRPr="00085FF1">
              <w:tab/>
            </w:r>
            <w:proofErr w:type="spellStart"/>
            <w:r w:rsidRPr="00085FF1">
              <w:t>Sakhakarmi</w:t>
            </w:r>
            <w:proofErr w:type="spellEnd"/>
            <w:r w:rsidRPr="00085FF1">
              <w:t xml:space="preserve"> S, Park J, Singh A. Tactile-based wearable system for improved hazard perception of worker and equipment collision[J]. Automation in Construction, 2021, 125: 103613.</w:t>
            </w:r>
          </w:p>
          <w:p w14:paraId="69BA7340" w14:textId="77777777" w:rsidR="00085FF1" w:rsidRPr="00085FF1" w:rsidRDefault="00085FF1" w:rsidP="00085FF1">
            <w:pPr>
              <w:pStyle w:val="ab"/>
              <w:spacing w:line="460" w:lineRule="exact"/>
              <w:ind w:left="0" w:firstLine="480"/>
            </w:pPr>
            <w:r w:rsidRPr="00085FF1">
              <w:t>[33]</w:t>
            </w:r>
            <w:r w:rsidRPr="00085FF1">
              <w:tab/>
              <w:t>Anliker U, Ward J A, Lukowicz P, et al. AMON: A wearable multiparameter medical monitoring and alert system[J]. IEEE Transactions on Information Technology in Biomedicine, 2004, 8(4): 415-427.</w:t>
            </w:r>
          </w:p>
          <w:p w14:paraId="30E44008" w14:textId="77777777" w:rsidR="00085FF1" w:rsidRPr="00085FF1" w:rsidRDefault="00085FF1" w:rsidP="00085FF1">
            <w:pPr>
              <w:pStyle w:val="ab"/>
              <w:spacing w:line="460" w:lineRule="exact"/>
              <w:ind w:left="0" w:firstLine="480"/>
            </w:pPr>
            <w:r w:rsidRPr="00085FF1">
              <w:t>[34]</w:t>
            </w:r>
            <w:r w:rsidRPr="00085FF1">
              <w:tab/>
              <w:t xml:space="preserve">Ozkan H, </w:t>
            </w:r>
            <w:proofErr w:type="spellStart"/>
            <w:r w:rsidRPr="00085FF1">
              <w:t>Ozhan</w:t>
            </w:r>
            <w:proofErr w:type="spellEnd"/>
            <w:r w:rsidRPr="00085FF1">
              <w:t xml:space="preserve"> O, </w:t>
            </w:r>
            <w:proofErr w:type="spellStart"/>
            <w:r w:rsidRPr="00085FF1">
              <w:t>Karadana</w:t>
            </w:r>
            <w:proofErr w:type="spellEnd"/>
            <w:r w:rsidRPr="00085FF1">
              <w:t xml:space="preserve"> Y, et al. A portable wearable tele-ECG monitoring system[J]. IEEE Transactions on Instrumentation and Measurement, 2020, 69(1): 173-182.</w:t>
            </w:r>
          </w:p>
          <w:p w14:paraId="3F794E52" w14:textId="77777777" w:rsidR="00085FF1" w:rsidRPr="00085FF1" w:rsidRDefault="00085FF1" w:rsidP="00085FF1">
            <w:pPr>
              <w:pStyle w:val="ab"/>
              <w:spacing w:line="460" w:lineRule="exact"/>
              <w:ind w:left="0" w:firstLine="480"/>
            </w:pPr>
            <w:r w:rsidRPr="00085FF1">
              <w:t>[35]</w:t>
            </w:r>
            <w:r w:rsidRPr="00085FF1">
              <w:tab/>
              <w:t xml:space="preserve">Kent L, O’Neill B, Davison G, et al. Validity and reliability of cardiorespiratory measurements recorded by the </w:t>
            </w:r>
            <w:proofErr w:type="spellStart"/>
            <w:r w:rsidRPr="00085FF1">
              <w:t>LifeShirt</w:t>
            </w:r>
            <w:proofErr w:type="spellEnd"/>
            <w:r w:rsidRPr="00085FF1">
              <w:t xml:space="preserve"> during exercise tests[J]. Respiratory Physiology &amp; Neurobiology, 2009, 167(2): 162-167.</w:t>
            </w:r>
          </w:p>
          <w:p w14:paraId="2BBE6A58" w14:textId="77777777" w:rsidR="00085FF1" w:rsidRPr="00085FF1" w:rsidRDefault="00085FF1" w:rsidP="00085FF1">
            <w:pPr>
              <w:pStyle w:val="ab"/>
              <w:spacing w:line="460" w:lineRule="exact"/>
              <w:ind w:left="0" w:firstLine="480"/>
            </w:pPr>
            <w:r w:rsidRPr="00085FF1">
              <w:t>[36]</w:t>
            </w:r>
            <w:r w:rsidRPr="00085FF1">
              <w:tab/>
            </w:r>
            <w:proofErr w:type="spellStart"/>
            <w:r w:rsidRPr="00085FF1">
              <w:t>Bächlin</w:t>
            </w:r>
            <w:proofErr w:type="spellEnd"/>
            <w:r w:rsidRPr="00085FF1">
              <w:t xml:space="preserve"> M, </w:t>
            </w:r>
            <w:proofErr w:type="spellStart"/>
            <w:r w:rsidRPr="00085FF1">
              <w:t>Tröster</w:t>
            </w:r>
            <w:proofErr w:type="spellEnd"/>
            <w:r w:rsidRPr="00085FF1">
              <w:t xml:space="preserve"> G. Swimming performance and technique evaluation with wearable acceleration sensors[J]. Pervasive and Mobile Computing, 2012, 8(1): 68-81.</w:t>
            </w:r>
          </w:p>
          <w:p w14:paraId="21E83E0D" w14:textId="52308797" w:rsidR="00124AEB" w:rsidRDefault="00A00277" w:rsidP="00085FF1">
            <w:pPr>
              <w:ind w:firstLineChars="0"/>
            </w:pPr>
            <w:r>
              <w:fldChar w:fldCharType="end"/>
            </w:r>
          </w:p>
        </w:tc>
      </w:tr>
      <w:tr w:rsidR="00124AEB" w14:paraId="38F892BD" w14:textId="77777777" w:rsidTr="001A438E">
        <w:trPr>
          <w:trHeight w:val="1050"/>
        </w:trPr>
        <w:tc>
          <w:tcPr>
            <w:tcW w:w="9180" w:type="dxa"/>
            <w:tcBorders>
              <w:bottom w:val="single" w:sz="4" w:space="0" w:color="auto"/>
            </w:tcBorders>
          </w:tcPr>
          <w:p w14:paraId="750C5C78" w14:textId="1BC4F5E1" w:rsidR="00124AEB" w:rsidRDefault="00124AEB">
            <w:pPr>
              <w:spacing w:line="340" w:lineRule="exact"/>
              <w:ind w:firstLine="480"/>
            </w:pPr>
          </w:p>
          <w:p w14:paraId="7644658C" w14:textId="6E1979EC" w:rsidR="00124AEB" w:rsidRDefault="004168A7">
            <w:pPr>
              <w:spacing w:line="340" w:lineRule="exact"/>
              <w:ind w:firstLine="480"/>
              <w:rPr>
                <w:sz w:val="10"/>
              </w:rPr>
            </w:pPr>
            <w:r>
              <w:rPr>
                <w:rFonts w:hint="eastAsia"/>
              </w:rPr>
              <w:t>指导教师签字：</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bl>
    <w:p w14:paraId="33E0D330" w14:textId="000B2B57" w:rsidR="001A438E" w:rsidRPr="00E807D5" w:rsidRDefault="004168A7" w:rsidP="00E807D5">
      <w:pPr>
        <w:spacing w:line="360" w:lineRule="auto"/>
        <w:ind w:firstLineChars="100" w:firstLine="240"/>
      </w:pPr>
      <w:r>
        <w:rPr>
          <w:rFonts w:hint="eastAsia"/>
        </w:rPr>
        <w:t>可加附页。</w:t>
      </w:r>
    </w:p>
    <w:p w14:paraId="3F168643" w14:textId="28DCA634" w:rsidR="00124AEB" w:rsidRPr="005B1142" w:rsidRDefault="004168A7" w:rsidP="005B1142">
      <w:pPr>
        <w:spacing w:line="360" w:lineRule="auto"/>
        <w:ind w:firstLineChars="0" w:firstLine="0"/>
        <w:jc w:val="center"/>
      </w:pPr>
      <w:r>
        <w:rPr>
          <w:rFonts w:hint="eastAsia"/>
          <w:b/>
          <w:sz w:val="30"/>
        </w:rPr>
        <w:lastRenderedPageBreak/>
        <w:t>硕士学位论文工作计划表</w:t>
      </w: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6"/>
        <w:gridCol w:w="771"/>
        <w:gridCol w:w="3083"/>
        <w:gridCol w:w="2440"/>
        <w:gridCol w:w="2628"/>
      </w:tblGrid>
      <w:tr w:rsidR="00124AEB" w14:paraId="3BD48ABC" w14:textId="77777777" w:rsidTr="0034197B">
        <w:trPr>
          <w:cantSplit/>
          <w:trHeight w:hRule="exact" w:val="680"/>
        </w:trPr>
        <w:tc>
          <w:tcPr>
            <w:tcW w:w="1447" w:type="dxa"/>
            <w:gridSpan w:val="2"/>
            <w:tcBorders>
              <w:bottom w:val="single" w:sz="4" w:space="0" w:color="auto"/>
            </w:tcBorders>
            <w:vAlign w:val="center"/>
          </w:tcPr>
          <w:p w14:paraId="5E299D44" w14:textId="77777777" w:rsidR="00124AEB" w:rsidRDefault="004168A7" w:rsidP="00593765">
            <w:pPr>
              <w:spacing w:line="240" w:lineRule="auto"/>
              <w:ind w:firstLineChars="0" w:firstLine="0"/>
              <w:jc w:val="center"/>
            </w:pPr>
            <w:r>
              <w:rPr>
                <w:rFonts w:hint="eastAsia"/>
              </w:rPr>
              <w:t>姓名</w:t>
            </w:r>
          </w:p>
        </w:tc>
        <w:tc>
          <w:tcPr>
            <w:tcW w:w="3083" w:type="dxa"/>
            <w:tcBorders>
              <w:bottom w:val="single" w:sz="4" w:space="0" w:color="auto"/>
            </w:tcBorders>
            <w:vAlign w:val="center"/>
          </w:tcPr>
          <w:p w14:paraId="7D832D3D" w14:textId="043F7823" w:rsidR="00124AEB" w:rsidRDefault="00593765" w:rsidP="00593765">
            <w:pPr>
              <w:spacing w:line="240" w:lineRule="auto"/>
              <w:ind w:firstLineChars="0" w:firstLine="0"/>
              <w:jc w:val="center"/>
            </w:pPr>
            <w:proofErr w:type="gramStart"/>
            <w:r>
              <w:rPr>
                <w:rFonts w:hint="eastAsia"/>
              </w:rPr>
              <w:t>郑际涵</w:t>
            </w:r>
            <w:proofErr w:type="gramEnd"/>
          </w:p>
        </w:tc>
        <w:tc>
          <w:tcPr>
            <w:tcW w:w="2440" w:type="dxa"/>
            <w:tcBorders>
              <w:bottom w:val="single" w:sz="4" w:space="0" w:color="auto"/>
            </w:tcBorders>
            <w:vAlign w:val="center"/>
          </w:tcPr>
          <w:p w14:paraId="2C6B80D0" w14:textId="77777777" w:rsidR="00124AEB" w:rsidRDefault="004168A7" w:rsidP="00593765">
            <w:pPr>
              <w:spacing w:line="240" w:lineRule="auto"/>
              <w:ind w:firstLineChars="0" w:firstLine="0"/>
              <w:jc w:val="center"/>
            </w:pPr>
            <w:r>
              <w:rPr>
                <w:rFonts w:hint="eastAsia"/>
              </w:rPr>
              <w:t>开题报告日期</w:t>
            </w:r>
          </w:p>
        </w:tc>
        <w:tc>
          <w:tcPr>
            <w:tcW w:w="2628" w:type="dxa"/>
            <w:tcBorders>
              <w:bottom w:val="single" w:sz="4" w:space="0" w:color="auto"/>
            </w:tcBorders>
            <w:vAlign w:val="center"/>
          </w:tcPr>
          <w:p w14:paraId="33396496" w14:textId="64902CA0" w:rsidR="00124AEB" w:rsidRDefault="00593765" w:rsidP="00593765">
            <w:pPr>
              <w:spacing w:line="240" w:lineRule="auto"/>
              <w:ind w:firstLineChars="0" w:firstLine="0"/>
              <w:jc w:val="center"/>
            </w:pPr>
            <w:r>
              <w:rPr>
                <w:rFonts w:hint="eastAsia"/>
              </w:rPr>
              <w:t>2025</w:t>
            </w:r>
            <w:r>
              <w:rPr>
                <w:rFonts w:hint="eastAsia"/>
              </w:rPr>
              <w:t>年</w:t>
            </w:r>
            <w:r>
              <w:rPr>
                <w:rFonts w:hint="eastAsia"/>
              </w:rPr>
              <w:t>4</w:t>
            </w:r>
            <w:r>
              <w:rPr>
                <w:rFonts w:hint="eastAsia"/>
              </w:rPr>
              <w:t>月</w:t>
            </w:r>
            <w:r>
              <w:rPr>
                <w:rFonts w:hint="eastAsia"/>
              </w:rPr>
              <w:t>12</w:t>
            </w:r>
            <w:r>
              <w:rPr>
                <w:rFonts w:hint="eastAsia"/>
              </w:rPr>
              <w:t>日</w:t>
            </w:r>
          </w:p>
        </w:tc>
      </w:tr>
      <w:tr w:rsidR="00124AEB" w14:paraId="48262D2B" w14:textId="77777777" w:rsidTr="0034197B">
        <w:trPr>
          <w:cantSplit/>
          <w:trHeight w:hRule="exact" w:val="680"/>
        </w:trPr>
        <w:tc>
          <w:tcPr>
            <w:tcW w:w="1447" w:type="dxa"/>
            <w:gridSpan w:val="2"/>
            <w:vAlign w:val="center"/>
          </w:tcPr>
          <w:p w14:paraId="63DB29A2" w14:textId="77777777" w:rsidR="00124AEB" w:rsidRDefault="004168A7" w:rsidP="00593765">
            <w:pPr>
              <w:spacing w:line="240" w:lineRule="auto"/>
              <w:ind w:firstLineChars="0" w:firstLine="0"/>
              <w:jc w:val="center"/>
            </w:pPr>
            <w:r>
              <w:rPr>
                <w:rFonts w:hint="eastAsia"/>
              </w:rPr>
              <w:t>论文题目</w:t>
            </w:r>
          </w:p>
        </w:tc>
        <w:tc>
          <w:tcPr>
            <w:tcW w:w="8151" w:type="dxa"/>
            <w:gridSpan w:val="3"/>
            <w:vAlign w:val="center"/>
          </w:tcPr>
          <w:p w14:paraId="69D915CC" w14:textId="76674845" w:rsidR="00124AEB" w:rsidRDefault="00976F74" w:rsidP="00593765">
            <w:pPr>
              <w:spacing w:line="240" w:lineRule="auto"/>
              <w:ind w:firstLineChars="0" w:firstLine="0"/>
              <w:jc w:val="center"/>
            </w:pPr>
            <w:r w:rsidRPr="0013288D">
              <w:rPr>
                <w:rFonts w:hint="eastAsia"/>
                <w:color w:val="000000" w:themeColor="text1"/>
              </w:rPr>
              <w:t>基于</w:t>
            </w:r>
            <w:ins w:id="134" w:author="PC" w:date="2025-04-23T16:12:00Z">
              <w:r w:rsidRPr="0013288D">
                <w:rPr>
                  <w:rFonts w:hint="eastAsia"/>
                  <w:color w:val="000000" w:themeColor="text1"/>
                </w:rPr>
                <w:t>智能</w:t>
              </w:r>
            </w:ins>
            <w:r w:rsidRPr="0013288D">
              <w:rPr>
                <w:rFonts w:hint="eastAsia"/>
                <w:color w:val="000000" w:themeColor="text1"/>
              </w:rPr>
              <w:t>可穿戴传感器的跨平台远程工效学监测系统</w:t>
            </w:r>
          </w:p>
        </w:tc>
      </w:tr>
      <w:tr w:rsidR="00124AEB" w14:paraId="244D31A2" w14:textId="77777777" w:rsidTr="0034197B">
        <w:trPr>
          <w:cantSplit/>
          <w:trHeight w:hRule="exact" w:val="794"/>
        </w:trPr>
        <w:tc>
          <w:tcPr>
            <w:tcW w:w="676" w:type="dxa"/>
            <w:vMerge w:val="restart"/>
            <w:vAlign w:val="center"/>
          </w:tcPr>
          <w:p w14:paraId="7B9FA056" w14:textId="77777777" w:rsidR="00124AEB" w:rsidRDefault="004168A7" w:rsidP="00593765">
            <w:pPr>
              <w:spacing w:line="240" w:lineRule="auto"/>
              <w:ind w:firstLineChars="0" w:firstLine="0"/>
              <w:jc w:val="center"/>
            </w:pPr>
            <w:r>
              <w:rPr>
                <w:rFonts w:hint="eastAsia"/>
              </w:rPr>
              <w:t>预计工作进度</w:t>
            </w:r>
          </w:p>
        </w:tc>
        <w:tc>
          <w:tcPr>
            <w:tcW w:w="771" w:type="dxa"/>
            <w:vAlign w:val="center"/>
          </w:tcPr>
          <w:p w14:paraId="35D6FBA7" w14:textId="77777777" w:rsidR="00124AEB" w:rsidRPr="00593765" w:rsidRDefault="004168A7" w:rsidP="00593765">
            <w:pPr>
              <w:spacing w:line="240" w:lineRule="auto"/>
              <w:ind w:firstLineChars="0" w:firstLine="0"/>
              <w:jc w:val="center"/>
            </w:pPr>
            <w:r>
              <w:rPr>
                <w:rFonts w:hint="eastAsia"/>
              </w:rPr>
              <w:t>序号</w:t>
            </w:r>
          </w:p>
        </w:tc>
        <w:tc>
          <w:tcPr>
            <w:tcW w:w="5523" w:type="dxa"/>
            <w:gridSpan w:val="2"/>
            <w:vAlign w:val="center"/>
          </w:tcPr>
          <w:p w14:paraId="13810B9D" w14:textId="77777777" w:rsidR="00124AEB" w:rsidRDefault="004168A7" w:rsidP="005B1142">
            <w:pPr>
              <w:spacing w:line="240" w:lineRule="auto"/>
              <w:ind w:firstLineChars="0" w:firstLine="0"/>
              <w:jc w:val="left"/>
            </w:pPr>
            <w:r>
              <w:rPr>
                <w:rFonts w:hint="eastAsia"/>
              </w:rPr>
              <w:t>工作内容及预期目标</w:t>
            </w:r>
          </w:p>
        </w:tc>
        <w:tc>
          <w:tcPr>
            <w:tcW w:w="2628" w:type="dxa"/>
            <w:vAlign w:val="center"/>
          </w:tcPr>
          <w:p w14:paraId="58A7469F" w14:textId="77777777" w:rsidR="00124AEB" w:rsidRDefault="004168A7" w:rsidP="00593765">
            <w:pPr>
              <w:spacing w:line="240" w:lineRule="auto"/>
              <w:ind w:firstLineChars="0" w:firstLine="0"/>
              <w:jc w:val="center"/>
            </w:pPr>
            <w:r>
              <w:rPr>
                <w:rFonts w:hint="eastAsia"/>
              </w:rPr>
              <w:t>起止时间</w:t>
            </w:r>
          </w:p>
        </w:tc>
      </w:tr>
      <w:tr w:rsidR="00124AEB" w14:paraId="1B208811" w14:textId="77777777" w:rsidTr="0034197B">
        <w:trPr>
          <w:cantSplit/>
          <w:trHeight w:val="851"/>
        </w:trPr>
        <w:tc>
          <w:tcPr>
            <w:tcW w:w="676" w:type="dxa"/>
            <w:vMerge/>
          </w:tcPr>
          <w:p w14:paraId="4075CE98" w14:textId="77777777" w:rsidR="00124AEB" w:rsidRPr="00593765" w:rsidRDefault="00124AEB" w:rsidP="00593765">
            <w:pPr>
              <w:spacing w:line="240" w:lineRule="auto"/>
              <w:ind w:firstLineChars="0" w:firstLine="0"/>
              <w:jc w:val="center"/>
            </w:pPr>
          </w:p>
        </w:tc>
        <w:tc>
          <w:tcPr>
            <w:tcW w:w="771" w:type="dxa"/>
            <w:vAlign w:val="center"/>
          </w:tcPr>
          <w:p w14:paraId="028386A6" w14:textId="77777777" w:rsidR="00124AEB" w:rsidRDefault="004168A7" w:rsidP="00593765">
            <w:pPr>
              <w:spacing w:line="240" w:lineRule="auto"/>
              <w:ind w:firstLineChars="0" w:firstLine="0"/>
              <w:jc w:val="center"/>
            </w:pPr>
            <w:r>
              <w:rPr>
                <w:rFonts w:hint="eastAsia"/>
              </w:rPr>
              <w:t>1</w:t>
            </w:r>
          </w:p>
        </w:tc>
        <w:tc>
          <w:tcPr>
            <w:tcW w:w="5523" w:type="dxa"/>
            <w:gridSpan w:val="2"/>
            <w:vAlign w:val="center"/>
          </w:tcPr>
          <w:p w14:paraId="0AD1313A" w14:textId="77777777" w:rsidR="00124AEB" w:rsidRDefault="004168A7" w:rsidP="005B1142">
            <w:pPr>
              <w:spacing w:line="240" w:lineRule="auto"/>
              <w:ind w:firstLineChars="0" w:firstLine="0"/>
              <w:jc w:val="left"/>
            </w:pPr>
            <w:r>
              <w:rPr>
                <w:rFonts w:hint="eastAsia"/>
              </w:rPr>
              <w:t>论文工作全过程</w:t>
            </w:r>
          </w:p>
        </w:tc>
        <w:tc>
          <w:tcPr>
            <w:tcW w:w="2628" w:type="dxa"/>
            <w:tcBorders>
              <w:bottom w:val="single" w:sz="4" w:space="0" w:color="auto"/>
            </w:tcBorders>
            <w:vAlign w:val="center"/>
          </w:tcPr>
          <w:p w14:paraId="165A23EA" w14:textId="46EA60AA" w:rsidR="00124AEB" w:rsidRDefault="0034197B" w:rsidP="00593765">
            <w:pPr>
              <w:spacing w:line="240" w:lineRule="auto"/>
              <w:ind w:firstLineChars="0" w:firstLine="0"/>
              <w:jc w:val="center"/>
            </w:pPr>
            <w:r w:rsidRPr="00891C32">
              <w:rPr>
                <w:rFonts w:hint="eastAsia"/>
                <w:sz w:val="28"/>
                <w:szCs w:val="28"/>
              </w:rPr>
              <w:t>202</w:t>
            </w:r>
            <w:r>
              <w:rPr>
                <w:rFonts w:hint="eastAsia"/>
                <w:sz w:val="28"/>
                <w:szCs w:val="28"/>
              </w:rPr>
              <w:t>4</w:t>
            </w:r>
            <w:r w:rsidRPr="00891C32">
              <w:rPr>
                <w:rFonts w:hint="eastAsia"/>
                <w:sz w:val="28"/>
                <w:szCs w:val="28"/>
              </w:rPr>
              <w:t>.1</w:t>
            </w:r>
            <w:r w:rsidRPr="00891C32">
              <w:rPr>
                <w:sz w:val="28"/>
                <w:szCs w:val="28"/>
              </w:rPr>
              <w:t>1</w:t>
            </w:r>
            <w:r w:rsidRPr="00891C32">
              <w:rPr>
                <w:rFonts w:hint="eastAsia"/>
                <w:sz w:val="28"/>
                <w:szCs w:val="28"/>
              </w:rPr>
              <w:t>-202</w:t>
            </w:r>
            <w:r>
              <w:rPr>
                <w:rFonts w:hint="eastAsia"/>
                <w:sz w:val="28"/>
                <w:szCs w:val="28"/>
              </w:rPr>
              <w:t>6</w:t>
            </w:r>
            <w:r w:rsidRPr="00891C32">
              <w:rPr>
                <w:rFonts w:hint="eastAsia"/>
                <w:sz w:val="28"/>
                <w:szCs w:val="28"/>
              </w:rPr>
              <w:t>.</w:t>
            </w:r>
            <w:r w:rsidRPr="00891C32">
              <w:rPr>
                <w:sz w:val="28"/>
                <w:szCs w:val="28"/>
              </w:rPr>
              <w:t>0</w:t>
            </w:r>
            <w:r w:rsidRPr="00891C32">
              <w:rPr>
                <w:rFonts w:hint="eastAsia"/>
                <w:sz w:val="28"/>
                <w:szCs w:val="28"/>
              </w:rPr>
              <w:t>6</w:t>
            </w:r>
          </w:p>
        </w:tc>
      </w:tr>
      <w:tr w:rsidR="0034197B" w14:paraId="0B61F9B3" w14:textId="77777777" w:rsidTr="0034197B">
        <w:trPr>
          <w:cantSplit/>
          <w:trHeight w:val="851"/>
        </w:trPr>
        <w:tc>
          <w:tcPr>
            <w:tcW w:w="676" w:type="dxa"/>
            <w:vMerge/>
          </w:tcPr>
          <w:p w14:paraId="4A10A404" w14:textId="77777777" w:rsidR="0034197B" w:rsidRPr="00593765" w:rsidRDefault="0034197B" w:rsidP="0034197B">
            <w:pPr>
              <w:spacing w:line="240" w:lineRule="auto"/>
              <w:ind w:firstLineChars="0" w:firstLine="0"/>
              <w:jc w:val="center"/>
            </w:pPr>
          </w:p>
        </w:tc>
        <w:tc>
          <w:tcPr>
            <w:tcW w:w="771" w:type="dxa"/>
            <w:vAlign w:val="center"/>
          </w:tcPr>
          <w:p w14:paraId="7B71199C" w14:textId="77777777" w:rsidR="0034197B" w:rsidRDefault="0034197B" w:rsidP="0034197B">
            <w:pPr>
              <w:spacing w:line="240" w:lineRule="auto"/>
              <w:ind w:firstLineChars="0" w:firstLine="0"/>
              <w:jc w:val="center"/>
            </w:pPr>
            <w:r>
              <w:rPr>
                <w:rFonts w:hint="eastAsia"/>
              </w:rPr>
              <w:t>2</w:t>
            </w:r>
          </w:p>
        </w:tc>
        <w:tc>
          <w:tcPr>
            <w:tcW w:w="5523" w:type="dxa"/>
            <w:gridSpan w:val="2"/>
            <w:vAlign w:val="center"/>
          </w:tcPr>
          <w:p w14:paraId="3CF06A43" w14:textId="77777777" w:rsidR="0034197B" w:rsidRDefault="0034197B" w:rsidP="005B1142">
            <w:pPr>
              <w:spacing w:line="240" w:lineRule="auto"/>
              <w:ind w:firstLineChars="0" w:firstLine="0"/>
              <w:jc w:val="left"/>
            </w:pPr>
            <w:r>
              <w:rPr>
                <w:rFonts w:hint="eastAsia"/>
              </w:rPr>
              <w:t xml:space="preserve">* </w:t>
            </w:r>
            <w:r>
              <w:rPr>
                <w:rFonts w:hint="eastAsia"/>
              </w:rPr>
              <w:t>调研或实践及地点：</w:t>
            </w:r>
          </w:p>
          <w:p w14:paraId="6E295817" w14:textId="77777777" w:rsidR="0034197B" w:rsidRDefault="0034197B" w:rsidP="005B1142">
            <w:pPr>
              <w:spacing w:line="240" w:lineRule="auto"/>
              <w:ind w:firstLineChars="0" w:firstLine="0"/>
              <w:jc w:val="left"/>
            </w:pPr>
            <w:r>
              <w:rPr>
                <w:rFonts w:hint="eastAsia"/>
              </w:rPr>
              <w:t xml:space="preserve">* </w:t>
            </w:r>
            <w:r>
              <w:rPr>
                <w:rFonts w:hint="eastAsia"/>
              </w:rPr>
              <w:t>文献资料综合分析</w:t>
            </w:r>
          </w:p>
        </w:tc>
        <w:tc>
          <w:tcPr>
            <w:tcW w:w="2628" w:type="dxa"/>
            <w:tcBorders>
              <w:bottom w:val="single" w:sz="4" w:space="0" w:color="auto"/>
            </w:tcBorders>
            <w:vAlign w:val="center"/>
          </w:tcPr>
          <w:p w14:paraId="43255CB2" w14:textId="04726C90" w:rsidR="0034197B" w:rsidRDefault="0034197B" w:rsidP="0034197B">
            <w:pPr>
              <w:spacing w:line="240" w:lineRule="auto"/>
              <w:ind w:firstLineChars="0" w:firstLine="0"/>
              <w:jc w:val="center"/>
            </w:pPr>
            <w:r w:rsidRPr="00891C32">
              <w:rPr>
                <w:rFonts w:hint="eastAsia"/>
                <w:sz w:val="28"/>
                <w:szCs w:val="28"/>
              </w:rPr>
              <w:t>202</w:t>
            </w:r>
            <w:r>
              <w:rPr>
                <w:rFonts w:hint="eastAsia"/>
                <w:sz w:val="28"/>
                <w:szCs w:val="28"/>
              </w:rPr>
              <w:t>4</w:t>
            </w:r>
            <w:r w:rsidRPr="00891C32">
              <w:rPr>
                <w:rFonts w:hint="eastAsia"/>
                <w:sz w:val="28"/>
                <w:szCs w:val="28"/>
              </w:rPr>
              <w:t>.1</w:t>
            </w:r>
            <w:r w:rsidRPr="00891C32">
              <w:rPr>
                <w:sz w:val="28"/>
                <w:szCs w:val="28"/>
              </w:rPr>
              <w:t>1</w:t>
            </w:r>
            <w:r w:rsidRPr="00891C32">
              <w:rPr>
                <w:rFonts w:hint="eastAsia"/>
                <w:sz w:val="28"/>
                <w:szCs w:val="28"/>
              </w:rPr>
              <w:t>-202</w:t>
            </w:r>
            <w:r>
              <w:rPr>
                <w:rFonts w:hint="eastAsia"/>
                <w:sz w:val="28"/>
                <w:szCs w:val="28"/>
              </w:rPr>
              <w:t>5</w:t>
            </w:r>
            <w:r w:rsidRPr="00891C32">
              <w:rPr>
                <w:rFonts w:hint="eastAsia"/>
                <w:sz w:val="28"/>
                <w:szCs w:val="28"/>
              </w:rPr>
              <w:t>.</w:t>
            </w:r>
            <w:r w:rsidRPr="00891C32">
              <w:rPr>
                <w:sz w:val="28"/>
                <w:szCs w:val="28"/>
              </w:rPr>
              <w:t>0</w:t>
            </w:r>
            <w:r w:rsidRPr="00891C32">
              <w:rPr>
                <w:rFonts w:hint="eastAsia"/>
                <w:sz w:val="28"/>
                <w:szCs w:val="28"/>
              </w:rPr>
              <w:t>2</w:t>
            </w:r>
          </w:p>
        </w:tc>
      </w:tr>
      <w:tr w:rsidR="0034197B" w14:paraId="10274974" w14:textId="77777777" w:rsidTr="0034197B">
        <w:trPr>
          <w:cantSplit/>
          <w:trHeight w:val="851"/>
        </w:trPr>
        <w:tc>
          <w:tcPr>
            <w:tcW w:w="676" w:type="dxa"/>
            <w:vMerge/>
          </w:tcPr>
          <w:p w14:paraId="48B5041F" w14:textId="77777777" w:rsidR="0034197B" w:rsidRPr="00593765" w:rsidRDefault="0034197B" w:rsidP="0034197B">
            <w:pPr>
              <w:spacing w:line="240" w:lineRule="auto"/>
              <w:ind w:firstLineChars="0" w:firstLine="0"/>
              <w:jc w:val="center"/>
            </w:pPr>
          </w:p>
        </w:tc>
        <w:tc>
          <w:tcPr>
            <w:tcW w:w="771" w:type="dxa"/>
            <w:vAlign w:val="center"/>
          </w:tcPr>
          <w:p w14:paraId="636BE6A9" w14:textId="77777777" w:rsidR="0034197B" w:rsidRDefault="0034197B" w:rsidP="0034197B">
            <w:pPr>
              <w:spacing w:line="240" w:lineRule="auto"/>
              <w:ind w:firstLineChars="0" w:firstLine="0"/>
              <w:jc w:val="center"/>
            </w:pPr>
            <w:r>
              <w:rPr>
                <w:rFonts w:hint="eastAsia"/>
              </w:rPr>
              <w:t>3</w:t>
            </w:r>
          </w:p>
        </w:tc>
        <w:tc>
          <w:tcPr>
            <w:tcW w:w="5523" w:type="dxa"/>
            <w:gridSpan w:val="2"/>
            <w:vAlign w:val="center"/>
          </w:tcPr>
          <w:p w14:paraId="3D7CD396" w14:textId="77777777" w:rsidR="0034197B" w:rsidRDefault="0034197B" w:rsidP="005B1142">
            <w:pPr>
              <w:spacing w:line="240" w:lineRule="auto"/>
              <w:ind w:firstLineChars="0" w:firstLine="0"/>
              <w:jc w:val="left"/>
            </w:pPr>
            <w:r>
              <w:rPr>
                <w:rFonts w:hint="eastAsia"/>
              </w:rPr>
              <w:t>在学科组做选题报告</w:t>
            </w:r>
          </w:p>
        </w:tc>
        <w:tc>
          <w:tcPr>
            <w:tcW w:w="2628" w:type="dxa"/>
            <w:tcBorders>
              <w:bottom w:val="single" w:sz="4" w:space="0" w:color="auto"/>
            </w:tcBorders>
            <w:vAlign w:val="center"/>
          </w:tcPr>
          <w:p w14:paraId="78CDF46F" w14:textId="5A5246DA" w:rsidR="0034197B" w:rsidRDefault="0034197B" w:rsidP="0034197B">
            <w:pPr>
              <w:spacing w:line="240" w:lineRule="auto"/>
              <w:ind w:firstLineChars="0" w:firstLine="0"/>
              <w:jc w:val="center"/>
            </w:pPr>
            <w:r w:rsidRPr="00891C32">
              <w:rPr>
                <w:rFonts w:hint="eastAsia"/>
                <w:sz w:val="28"/>
                <w:szCs w:val="28"/>
              </w:rPr>
              <w:t>202</w:t>
            </w:r>
            <w:r>
              <w:rPr>
                <w:rFonts w:hint="eastAsia"/>
                <w:sz w:val="28"/>
                <w:szCs w:val="28"/>
              </w:rPr>
              <w:t>5</w:t>
            </w:r>
            <w:r w:rsidRPr="00891C32">
              <w:rPr>
                <w:rFonts w:hint="eastAsia"/>
                <w:sz w:val="28"/>
                <w:szCs w:val="28"/>
              </w:rPr>
              <w:t>.</w:t>
            </w:r>
            <w:r w:rsidRPr="00891C32">
              <w:rPr>
                <w:sz w:val="28"/>
                <w:szCs w:val="28"/>
              </w:rPr>
              <w:t>0</w:t>
            </w:r>
            <w:r w:rsidRPr="00891C32">
              <w:rPr>
                <w:rFonts w:hint="eastAsia"/>
                <w:sz w:val="28"/>
                <w:szCs w:val="28"/>
              </w:rPr>
              <w:t>3-202</w:t>
            </w:r>
            <w:r>
              <w:rPr>
                <w:rFonts w:hint="eastAsia"/>
                <w:sz w:val="28"/>
                <w:szCs w:val="28"/>
              </w:rPr>
              <w:t>5</w:t>
            </w:r>
            <w:r w:rsidRPr="00891C32">
              <w:rPr>
                <w:rFonts w:hint="eastAsia"/>
                <w:sz w:val="28"/>
                <w:szCs w:val="28"/>
              </w:rPr>
              <w:t>.</w:t>
            </w:r>
            <w:r w:rsidRPr="00891C32">
              <w:rPr>
                <w:sz w:val="28"/>
                <w:szCs w:val="28"/>
              </w:rPr>
              <w:t>04</w:t>
            </w:r>
          </w:p>
        </w:tc>
      </w:tr>
      <w:tr w:rsidR="0034197B" w14:paraId="751B4412" w14:textId="77777777" w:rsidTr="0034197B">
        <w:trPr>
          <w:cantSplit/>
          <w:trHeight w:val="851"/>
        </w:trPr>
        <w:tc>
          <w:tcPr>
            <w:tcW w:w="676" w:type="dxa"/>
            <w:vMerge/>
          </w:tcPr>
          <w:p w14:paraId="4E3995D2" w14:textId="77777777" w:rsidR="0034197B" w:rsidRPr="00593765" w:rsidRDefault="0034197B" w:rsidP="0034197B">
            <w:pPr>
              <w:spacing w:line="240" w:lineRule="auto"/>
              <w:ind w:firstLineChars="0" w:firstLine="0"/>
              <w:jc w:val="center"/>
            </w:pPr>
          </w:p>
        </w:tc>
        <w:tc>
          <w:tcPr>
            <w:tcW w:w="771" w:type="dxa"/>
            <w:vAlign w:val="center"/>
          </w:tcPr>
          <w:p w14:paraId="1235795A" w14:textId="77777777" w:rsidR="0034197B" w:rsidRDefault="0034197B" w:rsidP="0034197B">
            <w:pPr>
              <w:spacing w:line="240" w:lineRule="auto"/>
              <w:ind w:firstLineChars="0" w:firstLine="0"/>
              <w:jc w:val="center"/>
            </w:pPr>
            <w:r>
              <w:rPr>
                <w:rFonts w:hint="eastAsia"/>
              </w:rPr>
              <w:t>4</w:t>
            </w:r>
          </w:p>
        </w:tc>
        <w:tc>
          <w:tcPr>
            <w:tcW w:w="5523" w:type="dxa"/>
            <w:gridSpan w:val="2"/>
            <w:vAlign w:val="center"/>
          </w:tcPr>
          <w:p w14:paraId="287D1FEE" w14:textId="77777777" w:rsidR="0034197B" w:rsidRDefault="0034197B" w:rsidP="005B1142">
            <w:pPr>
              <w:spacing w:line="240" w:lineRule="auto"/>
              <w:ind w:firstLineChars="0" w:firstLine="0"/>
              <w:jc w:val="left"/>
            </w:pPr>
            <w:r>
              <w:rPr>
                <w:rFonts w:hint="eastAsia"/>
              </w:rPr>
              <w:t>实验或实践准备（含设备、材料和试件加工等）</w:t>
            </w:r>
          </w:p>
        </w:tc>
        <w:tc>
          <w:tcPr>
            <w:tcW w:w="2628" w:type="dxa"/>
            <w:tcBorders>
              <w:bottom w:val="single" w:sz="4" w:space="0" w:color="auto"/>
            </w:tcBorders>
            <w:vAlign w:val="center"/>
          </w:tcPr>
          <w:p w14:paraId="633EA3B5" w14:textId="4E90E668" w:rsidR="0034197B" w:rsidRDefault="0034197B" w:rsidP="0034197B">
            <w:pPr>
              <w:spacing w:line="240" w:lineRule="auto"/>
              <w:ind w:firstLineChars="0" w:firstLine="0"/>
              <w:jc w:val="center"/>
            </w:pPr>
            <w:r w:rsidRPr="00891C32">
              <w:rPr>
                <w:rFonts w:hint="eastAsia"/>
                <w:sz w:val="28"/>
                <w:szCs w:val="28"/>
              </w:rPr>
              <w:t>202</w:t>
            </w:r>
            <w:r>
              <w:rPr>
                <w:rFonts w:hint="eastAsia"/>
                <w:sz w:val="28"/>
                <w:szCs w:val="28"/>
              </w:rPr>
              <w:t>5</w:t>
            </w:r>
            <w:r w:rsidRPr="00891C32">
              <w:rPr>
                <w:rFonts w:hint="eastAsia"/>
                <w:sz w:val="28"/>
                <w:szCs w:val="28"/>
              </w:rPr>
              <w:t>.</w:t>
            </w:r>
            <w:r w:rsidRPr="00891C32">
              <w:rPr>
                <w:sz w:val="28"/>
                <w:szCs w:val="28"/>
              </w:rPr>
              <w:t>0</w:t>
            </w:r>
            <w:r w:rsidRPr="00891C32">
              <w:rPr>
                <w:rFonts w:hint="eastAsia"/>
                <w:sz w:val="28"/>
                <w:szCs w:val="28"/>
              </w:rPr>
              <w:t>3-202</w:t>
            </w:r>
            <w:r>
              <w:rPr>
                <w:rFonts w:hint="eastAsia"/>
                <w:sz w:val="28"/>
                <w:szCs w:val="28"/>
              </w:rPr>
              <w:t>5</w:t>
            </w:r>
            <w:r w:rsidRPr="00891C32">
              <w:rPr>
                <w:rFonts w:hint="eastAsia"/>
                <w:sz w:val="28"/>
                <w:szCs w:val="28"/>
              </w:rPr>
              <w:t>.</w:t>
            </w:r>
            <w:r w:rsidRPr="00891C32">
              <w:rPr>
                <w:sz w:val="28"/>
                <w:szCs w:val="28"/>
              </w:rPr>
              <w:t>04</w:t>
            </w:r>
          </w:p>
        </w:tc>
      </w:tr>
      <w:tr w:rsidR="0034197B" w14:paraId="6CFC25CD" w14:textId="77777777" w:rsidTr="0034197B">
        <w:trPr>
          <w:cantSplit/>
          <w:trHeight w:val="851"/>
        </w:trPr>
        <w:tc>
          <w:tcPr>
            <w:tcW w:w="676" w:type="dxa"/>
            <w:vMerge/>
          </w:tcPr>
          <w:p w14:paraId="320F6744" w14:textId="77777777" w:rsidR="0034197B" w:rsidRPr="00593765" w:rsidRDefault="0034197B" w:rsidP="0034197B">
            <w:pPr>
              <w:spacing w:line="240" w:lineRule="auto"/>
              <w:ind w:firstLineChars="0" w:firstLine="0"/>
              <w:jc w:val="center"/>
            </w:pPr>
          </w:p>
        </w:tc>
        <w:tc>
          <w:tcPr>
            <w:tcW w:w="771" w:type="dxa"/>
            <w:vAlign w:val="center"/>
          </w:tcPr>
          <w:p w14:paraId="13F977F1" w14:textId="77777777" w:rsidR="0034197B" w:rsidRDefault="0034197B" w:rsidP="0034197B">
            <w:pPr>
              <w:spacing w:line="240" w:lineRule="auto"/>
              <w:ind w:firstLineChars="0" w:firstLine="0"/>
              <w:jc w:val="center"/>
            </w:pPr>
            <w:r>
              <w:rPr>
                <w:rFonts w:hint="eastAsia"/>
              </w:rPr>
              <w:t>5</w:t>
            </w:r>
          </w:p>
        </w:tc>
        <w:tc>
          <w:tcPr>
            <w:tcW w:w="5523" w:type="dxa"/>
            <w:gridSpan w:val="2"/>
            <w:vAlign w:val="center"/>
          </w:tcPr>
          <w:p w14:paraId="647B2307" w14:textId="77777777" w:rsidR="0034197B" w:rsidRDefault="0034197B" w:rsidP="005B1142">
            <w:pPr>
              <w:spacing w:line="240" w:lineRule="auto"/>
              <w:ind w:firstLineChars="0" w:firstLine="0"/>
              <w:jc w:val="left"/>
            </w:pPr>
            <w:r>
              <w:rPr>
                <w:rFonts w:hint="eastAsia"/>
              </w:rPr>
              <w:t>实验或实践</w:t>
            </w:r>
          </w:p>
        </w:tc>
        <w:tc>
          <w:tcPr>
            <w:tcW w:w="2628" w:type="dxa"/>
            <w:tcBorders>
              <w:bottom w:val="single" w:sz="4" w:space="0" w:color="auto"/>
            </w:tcBorders>
            <w:vAlign w:val="center"/>
          </w:tcPr>
          <w:p w14:paraId="62FBB283" w14:textId="424BAFD6" w:rsidR="0034197B" w:rsidRDefault="0034197B" w:rsidP="0034197B">
            <w:pPr>
              <w:spacing w:line="240" w:lineRule="auto"/>
              <w:ind w:firstLineChars="0" w:firstLine="0"/>
              <w:jc w:val="center"/>
            </w:pPr>
            <w:r w:rsidRPr="00891C32">
              <w:rPr>
                <w:rFonts w:hint="eastAsia"/>
                <w:sz w:val="28"/>
                <w:szCs w:val="28"/>
              </w:rPr>
              <w:t>202</w:t>
            </w:r>
            <w:r>
              <w:rPr>
                <w:rFonts w:hint="eastAsia"/>
                <w:sz w:val="28"/>
                <w:szCs w:val="28"/>
              </w:rPr>
              <w:t>5</w:t>
            </w:r>
            <w:r w:rsidRPr="00891C32">
              <w:rPr>
                <w:rFonts w:hint="eastAsia"/>
                <w:sz w:val="28"/>
                <w:szCs w:val="28"/>
              </w:rPr>
              <w:t>.</w:t>
            </w:r>
            <w:r w:rsidRPr="00891C32">
              <w:rPr>
                <w:sz w:val="28"/>
                <w:szCs w:val="28"/>
              </w:rPr>
              <w:t>04</w:t>
            </w:r>
            <w:r w:rsidRPr="00891C32">
              <w:rPr>
                <w:rFonts w:hint="eastAsia"/>
                <w:sz w:val="28"/>
                <w:szCs w:val="28"/>
              </w:rPr>
              <w:t>-202</w:t>
            </w:r>
            <w:r>
              <w:rPr>
                <w:rFonts w:hint="eastAsia"/>
                <w:sz w:val="28"/>
                <w:szCs w:val="28"/>
              </w:rPr>
              <w:t>5</w:t>
            </w:r>
            <w:r w:rsidRPr="00891C32">
              <w:rPr>
                <w:rFonts w:hint="eastAsia"/>
                <w:sz w:val="28"/>
                <w:szCs w:val="28"/>
              </w:rPr>
              <w:t>.</w:t>
            </w:r>
            <w:r w:rsidRPr="00891C32">
              <w:rPr>
                <w:sz w:val="28"/>
                <w:szCs w:val="28"/>
              </w:rPr>
              <w:t>05</w:t>
            </w:r>
          </w:p>
        </w:tc>
      </w:tr>
      <w:tr w:rsidR="0034197B" w14:paraId="3A570294" w14:textId="77777777" w:rsidTr="0034197B">
        <w:trPr>
          <w:cantSplit/>
          <w:trHeight w:val="851"/>
        </w:trPr>
        <w:tc>
          <w:tcPr>
            <w:tcW w:w="676" w:type="dxa"/>
            <w:vMerge/>
          </w:tcPr>
          <w:p w14:paraId="20431DFD" w14:textId="77777777" w:rsidR="0034197B" w:rsidRPr="00593765" w:rsidRDefault="0034197B" w:rsidP="0034197B">
            <w:pPr>
              <w:spacing w:line="240" w:lineRule="auto"/>
              <w:ind w:firstLineChars="0" w:firstLine="0"/>
              <w:jc w:val="center"/>
            </w:pPr>
          </w:p>
        </w:tc>
        <w:tc>
          <w:tcPr>
            <w:tcW w:w="771" w:type="dxa"/>
            <w:vAlign w:val="center"/>
          </w:tcPr>
          <w:p w14:paraId="49E237C5" w14:textId="77777777" w:rsidR="0034197B" w:rsidRDefault="0034197B" w:rsidP="0034197B">
            <w:pPr>
              <w:spacing w:line="240" w:lineRule="auto"/>
              <w:ind w:firstLineChars="0" w:firstLine="0"/>
              <w:jc w:val="center"/>
            </w:pPr>
            <w:r>
              <w:rPr>
                <w:rFonts w:hint="eastAsia"/>
              </w:rPr>
              <w:t>6</w:t>
            </w:r>
          </w:p>
        </w:tc>
        <w:tc>
          <w:tcPr>
            <w:tcW w:w="5523" w:type="dxa"/>
            <w:gridSpan w:val="2"/>
            <w:vAlign w:val="center"/>
          </w:tcPr>
          <w:p w14:paraId="068257A3" w14:textId="77777777" w:rsidR="0034197B" w:rsidRDefault="0034197B" w:rsidP="005B1142">
            <w:pPr>
              <w:spacing w:line="240" w:lineRule="auto"/>
              <w:ind w:firstLineChars="0" w:firstLine="0"/>
              <w:jc w:val="left"/>
            </w:pPr>
            <w:r>
              <w:rPr>
                <w:rFonts w:hint="eastAsia"/>
              </w:rPr>
              <w:t>向导师、学科组作阶段性研究成果汇报</w:t>
            </w:r>
          </w:p>
        </w:tc>
        <w:tc>
          <w:tcPr>
            <w:tcW w:w="2628" w:type="dxa"/>
            <w:tcBorders>
              <w:bottom w:val="single" w:sz="4" w:space="0" w:color="auto"/>
            </w:tcBorders>
            <w:vAlign w:val="center"/>
          </w:tcPr>
          <w:p w14:paraId="5168BE3D" w14:textId="25B44E2C" w:rsidR="0034197B" w:rsidRDefault="0034197B" w:rsidP="0034197B">
            <w:pPr>
              <w:spacing w:line="240" w:lineRule="auto"/>
              <w:ind w:firstLineChars="0" w:firstLine="0"/>
              <w:jc w:val="center"/>
            </w:pPr>
            <w:r w:rsidRPr="00891C32">
              <w:rPr>
                <w:rFonts w:hint="eastAsia"/>
                <w:sz w:val="28"/>
                <w:szCs w:val="28"/>
              </w:rPr>
              <w:t>202</w:t>
            </w:r>
            <w:r>
              <w:rPr>
                <w:rFonts w:hint="eastAsia"/>
                <w:sz w:val="28"/>
                <w:szCs w:val="28"/>
              </w:rPr>
              <w:t>5</w:t>
            </w:r>
            <w:r w:rsidRPr="00891C32">
              <w:rPr>
                <w:rFonts w:hint="eastAsia"/>
                <w:sz w:val="28"/>
                <w:szCs w:val="28"/>
              </w:rPr>
              <w:t>.</w:t>
            </w:r>
            <w:r w:rsidRPr="00891C32">
              <w:rPr>
                <w:sz w:val="28"/>
                <w:szCs w:val="28"/>
              </w:rPr>
              <w:t>0</w:t>
            </w:r>
            <w:r w:rsidRPr="00891C32">
              <w:rPr>
                <w:rFonts w:hint="eastAsia"/>
                <w:sz w:val="28"/>
                <w:szCs w:val="28"/>
              </w:rPr>
              <w:t>6-202</w:t>
            </w:r>
            <w:r>
              <w:rPr>
                <w:rFonts w:hint="eastAsia"/>
                <w:sz w:val="28"/>
                <w:szCs w:val="28"/>
              </w:rPr>
              <w:t>5</w:t>
            </w:r>
            <w:r w:rsidRPr="00891C32">
              <w:rPr>
                <w:rFonts w:hint="eastAsia"/>
                <w:sz w:val="28"/>
                <w:szCs w:val="28"/>
              </w:rPr>
              <w:t>.</w:t>
            </w:r>
            <w:r w:rsidRPr="00891C32">
              <w:rPr>
                <w:sz w:val="28"/>
                <w:szCs w:val="28"/>
              </w:rPr>
              <w:t>0</w:t>
            </w:r>
            <w:r w:rsidRPr="00891C32">
              <w:rPr>
                <w:rFonts w:hint="eastAsia"/>
                <w:sz w:val="28"/>
                <w:szCs w:val="28"/>
              </w:rPr>
              <w:t>8</w:t>
            </w:r>
          </w:p>
        </w:tc>
      </w:tr>
      <w:tr w:rsidR="0034197B" w14:paraId="1F43B1C9" w14:textId="77777777" w:rsidTr="0034197B">
        <w:trPr>
          <w:cantSplit/>
          <w:trHeight w:val="851"/>
        </w:trPr>
        <w:tc>
          <w:tcPr>
            <w:tcW w:w="676" w:type="dxa"/>
            <w:vMerge/>
          </w:tcPr>
          <w:p w14:paraId="370AA821" w14:textId="77777777" w:rsidR="0034197B" w:rsidRPr="00593765" w:rsidRDefault="0034197B" w:rsidP="0034197B">
            <w:pPr>
              <w:spacing w:line="240" w:lineRule="auto"/>
              <w:ind w:firstLineChars="0" w:firstLine="0"/>
              <w:jc w:val="center"/>
            </w:pPr>
          </w:p>
        </w:tc>
        <w:tc>
          <w:tcPr>
            <w:tcW w:w="771" w:type="dxa"/>
            <w:vAlign w:val="center"/>
          </w:tcPr>
          <w:p w14:paraId="2EE0D4F4" w14:textId="77777777" w:rsidR="0034197B" w:rsidRDefault="0034197B" w:rsidP="0034197B">
            <w:pPr>
              <w:spacing w:line="240" w:lineRule="auto"/>
              <w:ind w:firstLineChars="0" w:firstLine="0"/>
              <w:jc w:val="center"/>
            </w:pPr>
            <w:r>
              <w:rPr>
                <w:rFonts w:hint="eastAsia"/>
              </w:rPr>
              <w:t>7</w:t>
            </w:r>
          </w:p>
        </w:tc>
        <w:tc>
          <w:tcPr>
            <w:tcW w:w="5523" w:type="dxa"/>
            <w:gridSpan w:val="2"/>
            <w:vAlign w:val="center"/>
          </w:tcPr>
          <w:p w14:paraId="02565BC0" w14:textId="77777777" w:rsidR="0034197B" w:rsidRDefault="0034197B" w:rsidP="005B1142">
            <w:pPr>
              <w:spacing w:line="240" w:lineRule="auto"/>
              <w:ind w:firstLineChars="0" w:firstLine="0"/>
              <w:jc w:val="left"/>
            </w:pPr>
            <w:r>
              <w:rPr>
                <w:rFonts w:hint="eastAsia"/>
              </w:rPr>
              <w:t>撰写学位论文</w:t>
            </w:r>
          </w:p>
        </w:tc>
        <w:tc>
          <w:tcPr>
            <w:tcW w:w="2628" w:type="dxa"/>
            <w:tcBorders>
              <w:bottom w:val="single" w:sz="4" w:space="0" w:color="auto"/>
            </w:tcBorders>
            <w:vAlign w:val="center"/>
          </w:tcPr>
          <w:p w14:paraId="460A96B0" w14:textId="155A27FF" w:rsidR="0034197B" w:rsidRDefault="0034197B" w:rsidP="0034197B">
            <w:pPr>
              <w:spacing w:line="240" w:lineRule="auto"/>
              <w:ind w:firstLineChars="0" w:firstLine="0"/>
              <w:jc w:val="center"/>
            </w:pPr>
            <w:r w:rsidRPr="00891C32">
              <w:rPr>
                <w:rFonts w:hint="eastAsia"/>
                <w:sz w:val="28"/>
                <w:szCs w:val="28"/>
              </w:rPr>
              <w:t>202</w:t>
            </w:r>
            <w:r>
              <w:rPr>
                <w:rFonts w:hint="eastAsia"/>
                <w:sz w:val="28"/>
                <w:szCs w:val="28"/>
              </w:rPr>
              <w:t>5</w:t>
            </w:r>
            <w:r w:rsidRPr="00891C32">
              <w:rPr>
                <w:rFonts w:hint="eastAsia"/>
                <w:sz w:val="28"/>
                <w:szCs w:val="28"/>
              </w:rPr>
              <w:t>.</w:t>
            </w:r>
            <w:r w:rsidRPr="00891C32">
              <w:rPr>
                <w:sz w:val="28"/>
                <w:szCs w:val="28"/>
              </w:rPr>
              <w:t>0</w:t>
            </w:r>
            <w:r w:rsidRPr="00891C32">
              <w:rPr>
                <w:rFonts w:hint="eastAsia"/>
                <w:sz w:val="28"/>
                <w:szCs w:val="28"/>
              </w:rPr>
              <w:t>9-202</w:t>
            </w:r>
            <w:r>
              <w:rPr>
                <w:rFonts w:hint="eastAsia"/>
                <w:sz w:val="28"/>
                <w:szCs w:val="28"/>
              </w:rPr>
              <w:t>5</w:t>
            </w:r>
            <w:r w:rsidRPr="00891C32">
              <w:rPr>
                <w:rFonts w:hint="eastAsia"/>
                <w:sz w:val="28"/>
                <w:szCs w:val="28"/>
              </w:rPr>
              <w:t>.11</w:t>
            </w:r>
          </w:p>
        </w:tc>
      </w:tr>
      <w:tr w:rsidR="0034197B" w14:paraId="50A5124C" w14:textId="77777777" w:rsidTr="0034197B">
        <w:trPr>
          <w:cantSplit/>
          <w:trHeight w:val="851"/>
        </w:trPr>
        <w:tc>
          <w:tcPr>
            <w:tcW w:w="676" w:type="dxa"/>
            <w:vMerge/>
          </w:tcPr>
          <w:p w14:paraId="03084051" w14:textId="77777777" w:rsidR="0034197B" w:rsidRPr="00593765" w:rsidRDefault="0034197B" w:rsidP="0034197B">
            <w:pPr>
              <w:spacing w:line="240" w:lineRule="auto"/>
              <w:ind w:firstLineChars="0" w:firstLine="0"/>
              <w:jc w:val="center"/>
            </w:pPr>
          </w:p>
        </w:tc>
        <w:tc>
          <w:tcPr>
            <w:tcW w:w="771" w:type="dxa"/>
            <w:vAlign w:val="center"/>
          </w:tcPr>
          <w:p w14:paraId="6E982429" w14:textId="77777777" w:rsidR="0034197B" w:rsidRDefault="0034197B" w:rsidP="0034197B">
            <w:pPr>
              <w:spacing w:line="240" w:lineRule="auto"/>
              <w:ind w:firstLineChars="0" w:firstLine="0"/>
              <w:jc w:val="center"/>
            </w:pPr>
            <w:r>
              <w:rPr>
                <w:rFonts w:hint="eastAsia"/>
              </w:rPr>
              <w:t>8</w:t>
            </w:r>
          </w:p>
        </w:tc>
        <w:tc>
          <w:tcPr>
            <w:tcW w:w="5523" w:type="dxa"/>
            <w:gridSpan w:val="2"/>
            <w:vAlign w:val="center"/>
          </w:tcPr>
          <w:p w14:paraId="5DB036B3" w14:textId="77777777" w:rsidR="0034197B" w:rsidRDefault="0034197B" w:rsidP="005B1142">
            <w:pPr>
              <w:spacing w:line="240" w:lineRule="auto"/>
              <w:ind w:firstLineChars="0" w:firstLine="0"/>
              <w:jc w:val="left"/>
            </w:pPr>
            <w:r>
              <w:rPr>
                <w:rFonts w:hint="eastAsia"/>
              </w:rPr>
              <w:t>研究生在学科组汇报论文撰写情况；导师介绍研究生学习的全面情况和对学位论文的意见。</w:t>
            </w:r>
          </w:p>
        </w:tc>
        <w:tc>
          <w:tcPr>
            <w:tcW w:w="2628" w:type="dxa"/>
            <w:tcBorders>
              <w:bottom w:val="single" w:sz="4" w:space="0" w:color="auto"/>
            </w:tcBorders>
            <w:vAlign w:val="center"/>
          </w:tcPr>
          <w:p w14:paraId="4C2F60E5" w14:textId="1C62162A" w:rsidR="0034197B" w:rsidRDefault="0034197B" w:rsidP="0034197B">
            <w:pPr>
              <w:spacing w:line="240" w:lineRule="auto"/>
              <w:ind w:firstLineChars="0" w:firstLine="0"/>
              <w:jc w:val="center"/>
            </w:pPr>
            <w:r w:rsidRPr="00891C32">
              <w:rPr>
                <w:rFonts w:hint="eastAsia"/>
                <w:sz w:val="28"/>
                <w:szCs w:val="28"/>
              </w:rPr>
              <w:t>202</w:t>
            </w:r>
            <w:r>
              <w:rPr>
                <w:rFonts w:hint="eastAsia"/>
                <w:sz w:val="28"/>
                <w:szCs w:val="28"/>
              </w:rPr>
              <w:t>5</w:t>
            </w:r>
            <w:r w:rsidRPr="00891C32">
              <w:rPr>
                <w:rFonts w:hint="eastAsia"/>
                <w:sz w:val="28"/>
                <w:szCs w:val="28"/>
              </w:rPr>
              <w:t>.12-202</w:t>
            </w:r>
            <w:r>
              <w:rPr>
                <w:rFonts w:hint="eastAsia"/>
                <w:sz w:val="28"/>
                <w:szCs w:val="28"/>
              </w:rPr>
              <w:t>6</w:t>
            </w:r>
            <w:r w:rsidRPr="00891C32">
              <w:rPr>
                <w:rFonts w:hint="eastAsia"/>
                <w:sz w:val="28"/>
                <w:szCs w:val="28"/>
              </w:rPr>
              <w:t>.</w:t>
            </w:r>
            <w:r w:rsidRPr="00891C32">
              <w:rPr>
                <w:sz w:val="28"/>
                <w:szCs w:val="28"/>
              </w:rPr>
              <w:t>0</w:t>
            </w:r>
            <w:r w:rsidRPr="00891C32">
              <w:rPr>
                <w:rFonts w:hint="eastAsia"/>
                <w:sz w:val="28"/>
                <w:szCs w:val="28"/>
              </w:rPr>
              <w:t>1</w:t>
            </w:r>
          </w:p>
        </w:tc>
      </w:tr>
      <w:tr w:rsidR="0034197B" w14:paraId="62EC6B02" w14:textId="77777777" w:rsidTr="0034197B">
        <w:trPr>
          <w:cantSplit/>
          <w:trHeight w:val="851"/>
        </w:trPr>
        <w:tc>
          <w:tcPr>
            <w:tcW w:w="676" w:type="dxa"/>
            <w:vMerge/>
          </w:tcPr>
          <w:p w14:paraId="67BBD708" w14:textId="77777777" w:rsidR="0034197B" w:rsidRPr="00593765" w:rsidRDefault="0034197B" w:rsidP="0034197B">
            <w:pPr>
              <w:spacing w:line="240" w:lineRule="auto"/>
              <w:ind w:firstLineChars="0" w:firstLine="0"/>
              <w:jc w:val="center"/>
            </w:pPr>
          </w:p>
        </w:tc>
        <w:tc>
          <w:tcPr>
            <w:tcW w:w="771" w:type="dxa"/>
            <w:vAlign w:val="center"/>
          </w:tcPr>
          <w:p w14:paraId="2C353D8D" w14:textId="77777777" w:rsidR="0034197B" w:rsidRDefault="0034197B" w:rsidP="0034197B">
            <w:pPr>
              <w:spacing w:line="240" w:lineRule="auto"/>
              <w:ind w:firstLineChars="0" w:firstLine="0"/>
              <w:jc w:val="center"/>
            </w:pPr>
            <w:r>
              <w:rPr>
                <w:rFonts w:hint="eastAsia"/>
              </w:rPr>
              <w:t>9</w:t>
            </w:r>
          </w:p>
        </w:tc>
        <w:tc>
          <w:tcPr>
            <w:tcW w:w="5523" w:type="dxa"/>
            <w:gridSpan w:val="2"/>
            <w:vAlign w:val="center"/>
          </w:tcPr>
          <w:p w14:paraId="1187166E" w14:textId="77777777" w:rsidR="0034197B" w:rsidRDefault="0034197B" w:rsidP="005B1142">
            <w:pPr>
              <w:spacing w:line="240" w:lineRule="auto"/>
              <w:ind w:firstLineChars="0" w:firstLine="0"/>
              <w:jc w:val="left"/>
            </w:pPr>
            <w:r>
              <w:rPr>
                <w:rFonts w:hint="eastAsia"/>
              </w:rPr>
              <w:t>论文完成，申请论文答辩</w:t>
            </w:r>
          </w:p>
        </w:tc>
        <w:tc>
          <w:tcPr>
            <w:tcW w:w="2628" w:type="dxa"/>
            <w:tcBorders>
              <w:bottom w:val="single" w:sz="4" w:space="0" w:color="auto"/>
            </w:tcBorders>
            <w:vAlign w:val="center"/>
          </w:tcPr>
          <w:p w14:paraId="30706556" w14:textId="7D15BBF8" w:rsidR="0034197B" w:rsidRDefault="0034197B" w:rsidP="0034197B">
            <w:pPr>
              <w:spacing w:line="240" w:lineRule="auto"/>
              <w:ind w:firstLineChars="0" w:firstLine="0"/>
              <w:jc w:val="center"/>
            </w:pPr>
            <w:r w:rsidRPr="00891C32">
              <w:rPr>
                <w:rFonts w:hint="eastAsia"/>
                <w:sz w:val="28"/>
                <w:szCs w:val="28"/>
              </w:rPr>
              <w:t>202</w:t>
            </w:r>
            <w:r>
              <w:rPr>
                <w:rFonts w:hint="eastAsia"/>
                <w:sz w:val="28"/>
                <w:szCs w:val="28"/>
              </w:rPr>
              <w:t>6</w:t>
            </w:r>
            <w:r w:rsidRPr="00891C32">
              <w:rPr>
                <w:rFonts w:hint="eastAsia"/>
                <w:sz w:val="28"/>
                <w:szCs w:val="28"/>
              </w:rPr>
              <w:t>.</w:t>
            </w:r>
            <w:r w:rsidRPr="00891C32">
              <w:rPr>
                <w:sz w:val="28"/>
                <w:szCs w:val="28"/>
              </w:rPr>
              <w:t>0</w:t>
            </w:r>
            <w:r w:rsidRPr="00891C32">
              <w:rPr>
                <w:rFonts w:hint="eastAsia"/>
                <w:sz w:val="28"/>
                <w:szCs w:val="28"/>
              </w:rPr>
              <w:t>2-202</w:t>
            </w:r>
            <w:r>
              <w:rPr>
                <w:rFonts w:hint="eastAsia"/>
                <w:sz w:val="28"/>
                <w:szCs w:val="28"/>
              </w:rPr>
              <w:t>6</w:t>
            </w:r>
            <w:r w:rsidRPr="00891C32">
              <w:rPr>
                <w:rFonts w:hint="eastAsia"/>
                <w:sz w:val="28"/>
                <w:szCs w:val="28"/>
              </w:rPr>
              <w:t>.</w:t>
            </w:r>
            <w:r w:rsidRPr="00891C32">
              <w:rPr>
                <w:sz w:val="28"/>
                <w:szCs w:val="28"/>
              </w:rPr>
              <w:t>0</w:t>
            </w:r>
            <w:r w:rsidRPr="00891C32">
              <w:rPr>
                <w:rFonts w:hint="eastAsia"/>
                <w:sz w:val="28"/>
                <w:szCs w:val="28"/>
              </w:rPr>
              <w:t>4</w:t>
            </w:r>
          </w:p>
        </w:tc>
      </w:tr>
      <w:tr w:rsidR="0034197B" w14:paraId="21FD7328" w14:textId="77777777" w:rsidTr="0034197B">
        <w:trPr>
          <w:cantSplit/>
          <w:trHeight w:val="851"/>
        </w:trPr>
        <w:tc>
          <w:tcPr>
            <w:tcW w:w="676" w:type="dxa"/>
            <w:vMerge/>
          </w:tcPr>
          <w:p w14:paraId="22D2129B" w14:textId="77777777" w:rsidR="0034197B" w:rsidRPr="00593765" w:rsidRDefault="0034197B" w:rsidP="0034197B">
            <w:pPr>
              <w:spacing w:line="240" w:lineRule="auto"/>
              <w:ind w:firstLineChars="0" w:firstLine="0"/>
              <w:jc w:val="center"/>
            </w:pPr>
          </w:p>
        </w:tc>
        <w:tc>
          <w:tcPr>
            <w:tcW w:w="771" w:type="dxa"/>
            <w:vAlign w:val="center"/>
          </w:tcPr>
          <w:p w14:paraId="702086D8" w14:textId="77777777" w:rsidR="0034197B" w:rsidRDefault="0034197B" w:rsidP="0034197B">
            <w:pPr>
              <w:spacing w:line="240" w:lineRule="auto"/>
              <w:ind w:firstLineChars="0" w:firstLine="0"/>
              <w:jc w:val="center"/>
            </w:pPr>
            <w:r>
              <w:rPr>
                <w:rFonts w:hint="eastAsia"/>
              </w:rPr>
              <w:t>10</w:t>
            </w:r>
          </w:p>
        </w:tc>
        <w:tc>
          <w:tcPr>
            <w:tcW w:w="5523" w:type="dxa"/>
            <w:gridSpan w:val="2"/>
            <w:vAlign w:val="center"/>
          </w:tcPr>
          <w:p w14:paraId="2AE1F1B3" w14:textId="77777777" w:rsidR="0034197B" w:rsidRDefault="0034197B" w:rsidP="005B1142">
            <w:pPr>
              <w:spacing w:line="240" w:lineRule="auto"/>
              <w:ind w:firstLineChars="0" w:firstLine="0"/>
              <w:jc w:val="left"/>
            </w:pPr>
            <w:r>
              <w:rPr>
                <w:rFonts w:hint="eastAsia"/>
              </w:rPr>
              <w:t>论文印刷，聘请评阅人评阅论文。</w:t>
            </w:r>
          </w:p>
        </w:tc>
        <w:tc>
          <w:tcPr>
            <w:tcW w:w="2628" w:type="dxa"/>
            <w:tcBorders>
              <w:bottom w:val="single" w:sz="4" w:space="0" w:color="auto"/>
            </w:tcBorders>
            <w:vAlign w:val="center"/>
          </w:tcPr>
          <w:p w14:paraId="390222CA" w14:textId="4C002E1D" w:rsidR="0034197B" w:rsidRDefault="0034197B" w:rsidP="0034197B">
            <w:pPr>
              <w:spacing w:line="240" w:lineRule="auto"/>
              <w:ind w:firstLineChars="0" w:firstLine="0"/>
              <w:jc w:val="center"/>
            </w:pPr>
            <w:r w:rsidRPr="00891C32">
              <w:rPr>
                <w:rFonts w:hint="eastAsia"/>
                <w:sz w:val="28"/>
                <w:szCs w:val="28"/>
              </w:rPr>
              <w:t>202</w:t>
            </w:r>
            <w:r>
              <w:rPr>
                <w:rFonts w:hint="eastAsia"/>
                <w:sz w:val="28"/>
                <w:szCs w:val="28"/>
              </w:rPr>
              <w:t>6</w:t>
            </w:r>
            <w:r w:rsidRPr="00891C32">
              <w:rPr>
                <w:rFonts w:hint="eastAsia"/>
                <w:sz w:val="28"/>
                <w:szCs w:val="28"/>
              </w:rPr>
              <w:t>.</w:t>
            </w:r>
            <w:r w:rsidRPr="00891C32">
              <w:rPr>
                <w:sz w:val="28"/>
                <w:szCs w:val="28"/>
              </w:rPr>
              <w:t>04</w:t>
            </w:r>
            <w:r w:rsidRPr="00891C32">
              <w:rPr>
                <w:rFonts w:hint="eastAsia"/>
                <w:sz w:val="28"/>
                <w:szCs w:val="28"/>
              </w:rPr>
              <w:t>-202</w:t>
            </w:r>
            <w:r>
              <w:rPr>
                <w:rFonts w:hint="eastAsia"/>
                <w:sz w:val="28"/>
                <w:szCs w:val="28"/>
              </w:rPr>
              <w:t>6</w:t>
            </w:r>
            <w:r w:rsidRPr="00891C32">
              <w:rPr>
                <w:rFonts w:hint="eastAsia"/>
                <w:sz w:val="28"/>
                <w:szCs w:val="28"/>
              </w:rPr>
              <w:t>.</w:t>
            </w:r>
            <w:r w:rsidRPr="00891C32">
              <w:rPr>
                <w:sz w:val="28"/>
                <w:szCs w:val="28"/>
              </w:rPr>
              <w:t>05</w:t>
            </w:r>
          </w:p>
        </w:tc>
      </w:tr>
      <w:tr w:rsidR="0034197B" w14:paraId="6F6DDF5A" w14:textId="77777777" w:rsidTr="0034197B">
        <w:trPr>
          <w:cantSplit/>
          <w:trHeight w:val="851"/>
        </w:trPr>
        <w:tc>
          <w:tcPr>
            <w:tcW w:w="676" w:type="dxa"/>
            <w:vMerge/>
          </w:tcPr>
          <w:p w14:paraId="13377BDB" w14:textId="77777777" w:rsidR="0034197B" w:rsidRPr="00593765" w:rsidRDefault="0034197B" w:rsidP="0034197B">
            <w:pPr>
              <w:spacing w:line="240" w:lineRule="auto"/>
              <w:ind w:firstLineChars="0" w:firstLine="0"/>
              <w:jc w:val="center"/>
            </w:pPr>
          </w:p>
        </w:tc>
        <w:tc>
          <w:tcPr>
            <w:tcW w:w="771" w:type="dxa"/>
            <w:vAlign w:val="center"/>
          </w:tcPr>
          <w:p w14:paraId="52974E7C" w14:textId="77777777" w:rsidR="0034197B" w:rsidRDefault="0034197B" w:rsidP="0034197B">
            <w:pPr>
              <w:spacing w:line="240" w:lineRule="auto"/>
              <w:ind w:firstLineChars="0" w:firstLine="0"/>
              <w:jc w:val="center"/>
            </w:pPr>
            <w:r>
              <w:rPr>
                <w:rFonts w:hint="eastAsia"/>
              </w:rPr>
              <w:t>11</w:t>
            </w:r>
          </w:p>
        </w:tc>
        <w:tc>
          <w:tcPr>
            <w:tcW w:w="5523" w:type="dxa"/>
            <w:gridSpan w:val="2"/>
            <w:vAlign w:val="center"/>
          </w:tcPr>
          <w:p w14:paraId="11AAC14B" w14:textId="77777777" w:rsidR="0034197B" w:rsidRDefault="0034197B" w:rsidP="005B1142">
            <w:pPr>
              <w:spacing w:line="240" w:lineRule="auto"/>
              <w:ind w:firstLineChars="0" w:firstLine="0"/>
              <w:jc w:val="left"/>
            </w:pPr>
            <w:r>
              <w:rPr>
                <w:rFonts w:hint="eastAsia"/>
              </w:rPr>
              <w:t>论文答辩</w:t>
            </w:r>
          </w:p>
        </w:tc>
        <w:tc>
          <w:tcPr>
            <w:tcW w:w="2628" w:type="dxa"/>
            <w:tcBorders>
              <w:bottom w:val="single" w:sz="4" w:space="0" w:color="auto"/>
            </w:tcBorders>
            <w:vAlign w:val="center"/>
          </w:tcPr>
          <w:p w14:paraId="5EC61058" w14:textId="09B23AF4" w:rsidR="0034197B" w:rsidRDefault="0034197B" w:rsidP="0034197B">
            <w:pPr>
              <w:spacing w:line="240" w:lineRule="auto"/>
              <w:ind w:firstLineChars="0" w:firstLine="0"/>
              <w:jc w:val="center"/>
            </w:pPr>
            <w:r w:rsidRPr="00891C32">
              <w:rPr>
                <w:rFonts w:hint="eastAsia"/>
                <w:sz w:val="28"/>
                <w:szCs w:val="28"/>
              </w:rPr>
              <w:t>202</w:t>
            </w:r>
            <w:r>
              <w:rPr>
                <w:rFonts w:hint="eastAsia"/>
                <w:sz w:val="28"/>
                <w:szCs w:val="28"/>
              </w:rPr>
              <w:t>6</w:t>
            </w:r>
            <w:r w:rsidRPr="00891C32">
              <w:rPr>
                <w:rFonts w:hint="eastAsia"/>
                <w:sz w:val="28"/>
                <w:szCs w:val="28"/>
              </w:rPr>
              <w:t>.</w:t>
            </w:r>
            <w:r w:rsidRPr="00891C32">
              <w:rPr>
                <w:sz w:val="28"/>
                <w:szCs w:val="28"/>
              </w:rPr>
              <w:t>0</w:t>
            </w:r>
            <w:r w:rsidRPr="00891C32">
              <w:rPr>
                <w:rFonts w:hint="eastAsia"/>
                <w:sz w:val="28"/>
                <w:szCs w:val="28"/>
              </w:rPr>
              <w:t>5-202</w:t>
            </w:r>
            <w:r>
              <w:rPr>
                <w:rFonts w:hint="eastAsia"/>
                <w:sz w:val="28"/>
                <w:szCs w:val="28"/>
              </w:rPr>
              <w:t>6</w:t>
            </w:r>
            <w:r w:rsidRPr="00891C32">
              <w:rPr>
                <w:rFonts w:hint="eastAsia"/>
                <w:sz w:val="28"/>
                <w:szCs w:val="28"/>
              </w:rPr>
              <w:t>.</w:t>
            </w:r>
            <w:r w:rsidRPr="00891C32">
              <w:rPr>
                <w:sz w:val="28"/>
                <w:szCs w:val="28"/>
              </w:rPr>
              <w:t>0</w:t>
            </w:r>
            <w:r w:rsidRPr="00891C32">
              <w:rPr>
                <w:rFonts w:hint="eastAsia"/>
                <w:sz w:val="28"/>
                <w:szCs w:val="28"/>
              </w:rPr>
              <w:t>6</w:t>
            </w:r>
          </w:p>
        </w:tc>
      </w:tr>
      <w:tr w:rsidR="0034197B" w14:paraId="032863A7" w14:textId="77777777" w:rsidTr="0034197B">
        <w:trPr>
          <w:cantSplit/>
          <w:trHeight w:val="1082"/>
        </w:trPr>
        <w:tc>
          <w:tcPr>
            <w:tcW w:w="1447" w:type="dxa"/>
            <w:gridSpan w:val="2"/>
            <w:vAlign w:val="center"/>
          </w:tcPr>
          <w:p w14:paraId="651E624D" w14:textId="77777777" w:rsidR="0034197B" w:rsidRDefault="0034197B" w:rsidP="0034197B">
            <w:pPr>
              <w:spacing w:line="240" w:lineRule="auto"/>
              <w:ind w:firstLineChars="0" w:firstLine="0"/>
              <w:jc w:val="center"/>
            </w:pPr>
            <w:r>
              <w:rPr>
                <w:rFonts w:hint="eastAsia"/>
              </w:rPr>
              <w:t>经费来源及需要提供的条件设备等</w:t>
            </w:r>
          </w:p>
        </w:tc>
        <w:tc>
          <w:tcPr>
            <w:tcW w:w="8151" w:type="dxa"/>
            <w:gridSpan w:val="3"/>
          </w:tcPr>
          <w:p w14:paraId="59ADFF4F" w14:textId="5FF1B3E8" w:rsidR="0034197B" w:rsidRDefault="0034197B" w:rsidP="005B1142">
            <w:pPr>
              <w:tabs>
                <w:tab w:val="left" w:pos="360"/>
              </w:tabs>
              <w:spacing w:line="240" w:lineRule="auto"/>
              <w:ind w:firstLineChars="0" w:firstLine="0"/>
            </w:pPr>
          </w:p>
        </w:tc>
      </w:tr>
      <w:tr w:rsidR="0034197B" w14:paraId="7F101FE4" w14:textId="77777777" w:rsidTr="00E807D5">
        <w:trPr>
          <w:cantSplit/>
          <w:trHeight w:val="388"/>
        </w:trPr>
        <w:tc>
          <w:tcPr>
            <w:tcW w:w="1447" w:type="dxa"/>
            <w:gridSpan w:val="2"/>
            <w:vAlign w:val="center"/>
          </w:tcPr>
          <w:p w14:paraId="3F83AB00" w14:textId="77777777" w:rsidR="0034197B" w:rsidRDefault="0034197B" w:rsidP="0034197B">
            <w:pPr>
              <w:spacing w:line="240" w:lineRule="auto"/>
              <w:ind w:firstLineChars="0" w:firstLine="0"/>
              <w:jc w:val="center"/>
            </w:pPr>
            <w:r>
              <w:rPr>
                <w:rFonts w:hint="eastAsia"/>
              </w:rPr>
              <w:t>备注</w:t>
            </w:r>
          </w:p>
        </w:tc>
        <w:tc>
          <w:tcPr>
            <w:tcW w:w="8151" w:type="dxa"/>
            <w:gridSpan w:val="3"/>
          </w:tcPr>
          <w:p w14:paraId="3943F4B9" w14:textId="0FE43C87" w:rsidR="0034197B" w:rsidRDefault="0034197B" w:rsidP="0034197B">
            <w:pPr>
              <w:numPr>
                <w:ilvl w:val="0"/>
                <w:numId w:val="3"/>
              </w:numPr>
              <w:spacing w:line="240" w:lineRule="auto"/>
              <w:ind w:left="452" w:firstLineChars="0" w:firstLine="0"/>
            </w:pPr>
          </w:p>
        </w:tc>
      </w:tr>
    </w:tbl>
    <w:p w14:paraId="4529D128" w14:textId="57690CAB" w:rsidR="00124AEB" w:rsidRDefault="004168A7" w:rsidP="00D474CD">
      <w:pPr>
        <w:spacing w:line="360" w:lineRule="exact"/>
        <w:ind w:firstLineChars="0" w:firstLine="0"/>
        <w:jc w:val="center"/>
        <w:rPr>
          <w:b/>
          <w:sz w:val="30"/>
        </w:rPr>
      </w:pPr>
      <w:r>
        <w:rPr>
          <w:rFonts w:hint="eastAsia"/>
          <w:b/>
          <w:sz w:val="30"/>
        </w:rPr>
        <w:lastRenderedPageBreak/>
        <w:t>硕士学位论文开题论证报告</w:t>
      </w:r>
    </w:p>
    <w:p w14:paraId="7049C00C" w14:textId="74516D34" w:rsidR="00124AEB" w:rsidRDefault="00124AEB">
      <w:pPr>
        <w:spacing w:line="360" w:lineRule="exact"/>
        <w:ind w:firstLine="480"/>
        <w:jc w:val="center"/>
        <w:rPr>
          <w:bCs/>
          <w:szCs w:val="20"/>
        </w:rPr>
      </w:pPr>
    </w:p>
    <w:tbl>
      <w:tblPr>
        <w:tblW w:w="928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616"/>
        <w:gridCol w:w="3734"/>
        <w:gridCol w:w="1059"/>
        <w:gridCol w:w="2879"/>
      </w:tblGrid>
      <w:tr w:rsidR="005B1142" w:rsidRPr="005B1142" w14:paraId="5CD1A1D2" w14:textId="77777777" w:rsidTr="006648B3">
        <w:trPr>
          <w:trHeight w:val="300"/>
        </w:trPr>
        <w:tc>
          <w:tcPr>
            <w:tcW w:w="1616" w:type="dxa"/>
            <w:tcBorders>
              <w:top w:val="single" w:sz="4" w:space="0" w:color="auto"/>
              <w:left w:val="single" w:sz="4" w:space="0" w:color="auto"/>
              <w:bottom w:val="single" w:sz="4" w:space="0" w:color="auto"/>
              <w:right w:val="single" w:sz="4" w:space="0" w:color="auto"/>
            </w:tcBorders>
          </w:tcPr>
          <w:p w14:paraId="4E72F967" w14:textId="77777777" w:rsidR="005B1142" w:rsidRPr="005B1142" w:rsidRDefault="005B1142" w:rsidP="005B1142">
            <w:pPr>
              <w:spacing w:line="480" w:lineRule="exact"/>
              <w:ind w:firstLineChars="0" w:firstLine="0"/>
              <w:jc w:val="center"/>
            </w:pPr>
            <w:r w:rsidRPr="005B1142">
              <w:rPr>
                <w:rFonts w:hint="eastAsia"/>
              </w:rPr>
              <w:t>报告人姓名</w:t>
            </w:r>
          </w:p>
        </w:tc>
        <w:tc>
          <w:tcPr>
            <w:tcW w:w="3734" w:type="dxa"/>
            <w:tcBorders>
              <w:top w:val="single" w:sz="4" w:space="0" w:color="auto"/>
              <w:left w:val="single" w:sz="4" w:space="0" w:color="auto"/>
              <w:bottom w:val="single" w:sz="4" w:space="0" w:color="auto"/>
              <w:right w:val="single" w:sz="4" w:space="0" w:color="auto"/>
            </w:tcBorders>
          </w:tcPr>
          <w:p w14:paraId="2BD6D57C" w14:textId="5171E6FB" w:rsidR="005B1142" w:rsidRPr="005B1142" w:rsidRDefault="005B1142" w:rsidP="005B1142">
            <w:pPr>
              <w:spacing w:line="480" w:lineRule="exact"/>
              <w:ind w:firstLineChars="0" w:firstLine="0"/>
              <w:jc w:val="center"/>
            </w:pPr>
            <w:proofErr w:type="gramStart"/>
            <w:r>
              <w:rPr>
                <w:rFonts w:hint="eastAsia"/>
              </w:rPr>
              <w:t>郑际涵</w:t>
            </w:r>
            <w:proofErr w:type="gramEnd"/>
          </w:p>
        </w:tc>
        <w:tc>
          <w:tcPr>
            <w:tcW w:w="1059" w:type="dxa"/>
            <w:tcBorders>
              <w:top w:val="single" w:sz="4" w:space="0" w:color="auto"/>
              <w:left w:val="single" w:sz="4" w:space="0" w:color="auto"/>
              <w:bottom w:val="single" w:sz="4" w:space="0" w:color="auto"/>
              <w:right w:val="single" w:sz="4" w:space="0" w:color="auto"/>
            </w:tcBorders>
          </w:tcPr>
          <w:p w14:paraId="6BC8D38E" w14:textId="77777777" w:rsidR="005B1142" w:rsidRPr="005B1142" w:rsidRDefault="005B1142" w:rsidP="005B1142">
            <w:pPr>
              <w:spacing w:line="480" w:lineRule="exact"/>
              <w:ind w:firstLineChars="0" w:firstLine="0"/>
              <w:jc w:val="center"/>
            </w:pPr>
            <w:r w:rsidRPr="005B1142">
              <w:rPr>
                <w:rFonts w:hint="eastAsia"/>
              </w:rPr>
              <w:t>专业</w:t>
            </w:r>
          </w:p>
        </w:tc>
        <w:tc>
          <w:tcPr>
            <w:tcW w:w="2879" w:type="dxa"/>
            <w:tcBorders>
              <w:top w:val="single" w:sz="4" w:space="0" w:color="auto"/>
              <w:left w:val="single" w:sz="4" w:space="0" w:color="auto"/>
              <w:bottom w:val="single" w:sz="4" w:space="0" w:color="auto"/>
              <w:right w:val="single" w:sz="4" w:space="0" w:color="auto"/>
            </w:tcBorders>
          </w:tcPr>
          <w:p w14:paraId="1268E2CE" w14:textId="049C1EE5" w:rsidR="005B1142" w:rsidRPr="005B1142" w:rsidRDefault="005B1142" w:rsidP="005B1142">
            <w:pPr>
              <w:spacing w:line="480" w:lineRule="exact"/>
              <w:ind w:firstLineChars="0" w:firstLine="0"/>
              <w:jc w:val="center"/>
            </w:pPr>
            <w:r>
              <w:rPr>
                <w:rFonts w:hint="eastAsia"/>
              </w:rPr>
              <w:t>机械工程</w:t>
            </w:r>
            <w:r>
              <w:rPr>
                <w:rFonts w:hint="eastAsia"/>
              </w:rPr>
              <w:t>080501</w:t>
            </w:r>
          </w:p>
        </w:tc>
      </w:tr>
      <w:tr w:rsidR="00396A90" w:rsidRPr="005B1142" w14:paraId="6D183CD9" w14:textId="77777777" w:rsidTr="00480C2B">
        <w:trPr>
          <w:trHeight w:val="320"/>
        </w:trPr>
        <w:tc>
          <w:tcPr>
            <w:tcW w:w="1616" w:type="dxa"/>
            <w:tcBorders>
              <w:top w:val="single" w:sz="4" w:space="0" w:color="auto"/>
              <w:left w:val="single" w:sz="4" w:space="0" w:color="auto"/>
              <w:bottom w:val="single" w:sz="4" w:space="0" w:color="auto"/>
              <w:right w:val="single" w:sz="4" w:space="0" w:color="auto"/>
            </w:tcBorders>
          </w:tcPr>
          <w:p w14:paraId="7139DCD6" w14:textId="77777777" w:rsidR="00396A90" w:rsidRPr="005B1142" w:rsidRDefault="00396A90" w:rsidP="00396A90">
            <w:pPr>
              <w:spacing w:line="480" w:lineRule="exact"/>
              <w:ind w:firstLineChars="0" w:firstLine="0"/>
              <w:jc w:val="center"/>
            </w:pPr>
            <w:r w:rsidRPr="005B1142">
              <w:rPr>
                <w:rFonts w:hint="eastAsia"/>
              </w:rPr>
              <w:t>论文题目</w:t>
            </w:r>
          </w:p>
        </w:tc>
        <w:tc>
          <w:tcPr>
            <w:tcW w:w="7672" w:type="dxa"/>
            <w:gridSpan w:val="3"/>
            <w:tcBorders>
              <w:top w:val="single" w:sz="4" w:space="0" w:color="auto"/>
              <w:left w:val="single" w:sz="4" w:space="0" w:color="auto"/>
              <w:bottom w:val="single" w:sz="4" w:space="0" w:color="auto"/>
              <w:right w:val="single" w:sz="4" w:space="0" w:color="auto"/>
            </w:tcBorders>
            <w:vAlign w:val="center"/>
          </w:tcPr>
          <w:p w14:paraId="53D9FEFE" w14:textId="725B1FF2" w:rsidR="00396A90" w:rsidRPr="005B1142" w:rsidRDefault="00260C36" w:rsidP="00396A90">
            <w:pPr>
              <w:spacing w:line="480" w:lineRule="exact"/>
              <w:ind w:firstLineChars="0" w:firstLine="0"/>
              <w:jc w:val="center"/>
            </w:pPr>
            <w:r w:rsidRPr="0013288D">
              <w:rPr>
                <w:rFonts w:hint="eastAsia"/>
                <w:color w:val="000000" w:themeColor="text1"/>
              </w:rPr>
              <w:t>基于</w:t>
            </w:r>
            <w:ins w:id="135" w:author="PC" w:date="2025-04-23T16:12:00Z">
              <w:r w:rsidRPr="0013288D">
                <w:rPr>
                  <w:rFonts w:hint="eastAsia"/>
                  <w:color w:val="000000" w:themeColor="text1"/>
                </w:rPr>
                <w:t>智能</w:t>
              </w:r>
            </w:ins>
            <w:r w:rsidRPr="0013288D">
              <w:rPr>
                <w:rFonts w:hint="eastAsia"/>
                <w:color w:val="000000" w:themeColor="text1"/>
              </w:rPr>
              <w:t>可穿戴传感器的跨平台远程工效学监测系统</w:t>
            </w:r>
          </w:p>
        </w:tc>
      </w:tr>
      <w:tr w:rsidR="005B1142" w:rsidRPr="005B1142" w14:paraId="39D69E7A" w14:textId="77777777" w:rsidTr="006648B3">
        <w:trPr>
          <w:trHeight w:val="3513"/>
        </w:trPr>
        <w:tc>
          <w:tcPr>
            <w:tcW w:w="9288" w:type="dxa"/>
            <w:gridSpan w:val="4"/>
            <w:tcBorders>
              <w:top w:val="single" w:sz="4" w:space="0" w:color="auto"/>
              <w:left w:val="single" w:sz="4" w:space="0" w:color="auto"/>
              <w:bottom w:val="single" w:sz="4" w:space="0" w:color="auto"/>
              <w:right w:val="single" w:sz="4" w:space="0" w:color="auto"/>
            </w:tcBorders>
          </w:tcPr>
          <w:p w14:paraId="55E34438" w14:textId="77777777" w:rsidR="005B1142" w:rsidRPr="005B1142" w:rsidRDefault="005B1142" w:rsidP="005B1142">
            <w:pPr>
              <w:spacing w:line="480" w:lineRule="exact"/>
              <w:ind w:firstLineChars="0" w:firstLine="0"/>
              <w:jc w:val="left"/>
            </w:pPr>
            <w:r w:rsidRPr="005B1142">
              <w:rPr>
                <w:rFonts w:hint="eastAsia"/>
              </w:rPr>
              <w:t>指导教师意见：</w:t>
            </w:r>
          </w:p>
          <w:p w14:paraId="3DE33E7B" w14:textId="77777777" w:rsidR="00064815" w:rsidRPr="00992CBF" w:rsidRDefault="00064815" w:rsidP="00064815">
            <w:pPr>
              <w:spacing w:line="240" w:lineRule="auto"/>
              <w:ind w:firstLine="480"/>
            </w:pPr>
            <w:r w:rsidRPr="00992CBF">
              <w:rPr>
                <w:rFonts w:hint="eastAsia"/>
              </w:rPr>
              <w:t>该学位论文选题紧密结合实际，源于国家重点研发计划相关子课题，具有坚实的实践基础。当前工人工作模式易引发肌肉骨骼疾患，现有监测手段存在局限，此选题旨在设计远程工效学监测系统，极具现实意义。研究内容涵盖数据采集、系统设计与风险评估模型构建，较为全面。研究方法合理，通过多阶段有序推进，可行性较高。不过，在研究过程中需重点关注传感器数据同步、补全纠错及量化关系研究的难点问题。整体来看，选题价值高、方案可行，同意开题，</w:t>
            </w:r>
            <w:proofErr w:type="gramStart"/>
            <w:r w:rsidRPr="00992CBF">
              <w:rPr>
                <w:rFonts w:hint="eastAsia"/>
              </w:rPr>
              <w:t>望学生</w:t>
            </w:r>
            <w:proofErr w:type="gramEnd"/>
            <w:r w:rsidRPr="00992CBF">
              <w:rPr>
                <w:rFonts w:hint="eastAsia"/>
              </w:rPr>
              <w:t>深入研究，确保成果质量。</w:t>
            </w:r>
          </w:p>
          <w:p w14:paraId="11D116A4" w14:textId="77777777" w:rsidR="005B1142" w:rsidRPr="00064815" w:rsidRDefault="005B1142" w:rsidP="005B1142">
            <w:pPr>
              <w:spacing w:line="240" w:lineRule="auto"/>
              <w:ind w:firstLineChars="0" w:firstLine="0"/>
              <w:rPr>
                <w:sz w:val="21"/>
              </w:rPr>
            </w:pPr>
          </w:p>
          <w:p w14:paraId="1D5E461B" w14:textId="69BFD94E" w:rsidR="005B1142" w:rsidRPr="005B1142" w:rsidRDefault="005B1142" w:rsidP="005B1142">
            <w:pPr>
              <w:spacing w:line="240" w:lineRule="auto"/>
              <w:ind w:firstLineChars="0" w:firstLine="0"/>
              <w:rPr>
                <w:sz w:val="21"/>
              </w:rPr>
            </w:pPr>
          </w:p>
          <w:p w14:paraId="44B439F2" w14:textId="77777777" w:rsidR="005B1142" w:rsidRPr="005B1142" w:rsidRDefault="005B1142" w:rsidP="005B1142">
            <w:pPr>
              <w:spacing w:line="240" w:lineRule="auto"/>
              <w:ind w:firstLineChars="0" w:firstLine="0"/>
              <w:rPr>
                <w:sz w:val="21"/>
              </w:rPr>
            </w:pPr>
          </w:p>
          <w:p w14:paraId="511FE556" w14:textId="77777777" w:rsidR="005B1142" w:rsidRPr="005B1142" w:rsidRDefault="005B1142" w:rsidP="005B1142">
            <w:pPr>
              <w:spacing w:line="240" w:lineRule="auto"/>
              <w:ind w:firstLineChars="0" w:firstLine="0"/>
              <w:rPr>
                <w:sz w:val="21"/>
              </w:rPr>
            </w:pPr>
          </w:p>
          <w:p w14:paraId="4FADE7B6" w14:textId="76B06FD9" w:rsidR="005B1142" w:rsidRPr="005B1142" w:rsidRDefault="005B1142" w:rsidP="005B1142">
            <w:pPr>
              <w:spacing w:line="240" w:lineRule="auto"/>
              <w:ind w:firstLineChars="0" w:firstLine="0"/>
              <w:rPr>
                <w:sz w:val="21"/>
              </w:rPr>
            </w:pPr>
          </w:p>
          <w:p w14:paraId="5D9F184B" w14:textId="77777777" w:rsidR="005B1142" w:rsidRPr="005B1142" w:rsidRDefault="005B1142" w:rsidP="005B1142">
            <w:pPr>
              <w:spacing w:line="240" w:lineRule="auto"/>
              <w:ind w:firstLineChars="0" w:firstLine="0"/>
              <w:rPr>
                <w:sz w:val="21"/>
              </w:rPr>
            </w:pPr>
          </w:p>
          <w:p w14:paraId="3B73D3A8" w14:textId="77777777" w:rsidR="005B1142" w:rsidRPr="005B1142" w:rsidRDefault="005B1142" w:rsidP="005B1142">
            <w:pPr>
              <w:spacing w:line="240" w:lineRule="auto"/>
              <w:ind w:firstLineChars="0" w:firstLine="0"/>
              <w:rPr>
                <w:sz w:val="21"/>
              </w:rPr>
            </w:pPr>
          </w:p>
          <w:p w14:paraId="658BA8C6" w14:textId="77777777" w:rsidR="005B1142" w:rsidRPr="005B1142" w:rsidRDefault="005B1142" w:rsidP="005B1142">
            <w:pPr>
              <w:ind w:firstLineChars="500" w:firstLine="1200"/>
              <w:rPr>
                <w:sz w:val="21"/>
                <w:szCs w:val="20"/>
              </w:rPr>
            </w:pPr>
            <w:r w:rsidRPr="005B1142">
              <w:rPr>
                <w:rFonts w:ascii="宋体" w:hAnsi="宋体" w:hint="eastAsia"/>
              </w:rPr>
              <w:t>指导教师（签名）：                                   年</w:t>
            </w:r>
            <w:r w:rsidRPr="005B1142">
              <w:rPr>
                <w:rFonts w:ascii="宋体" w:hAnsi="宋体"/>
              </w:rPr>
              <w:t xml:space="preserve">    月    日</w:t>
            </w:r>
          </w:p>
        </w:tc>
      </w:tr>
      <w:tr w:rsidR="005B1142" w:rsidRPr="005B1142" w14:paraId="4AC072B8" w14:textId="77777777" w:rsidTr="005B1142">
        <w:trPr>
          <w:trHeight w:val="3382"/>
        </w:trPr>
        <w:tc>
          <w:tcPr>
            <w:tcW w:w="9288" w:type="dxa"/>
            <w:gridSpan w:val="4"/>
            <w:tcBorders>
              <w:top w:val="single" w:sz="4" w:space="0" w:color="auto"/>
              <w:left w:val="single" w:sz="4" w:space="0" w:color="auto"/>
              <w:bottom w:val="single" w:sz="4" w:space="0" w:color="auto"/>
              <w:right w:val="single" w:sz="4" w:space="0" w:color="auto"/>
            </w:tcBorders>
          </w:tcPr>
          <w:p w14:paraId="798A9365" w14:textId="0C56BD7F" w:rsidR="005B1142" w:rsidRPr="005B1142" w:rsidRDefault="005B1142" w:rsidP="005B1142">
            <w:pPr>
              <w:spacing w:line="480" w:lineRule="exact"/>
              <w:ind w:firstLineChars="0" w:firstLine="0"/>
              <w:jc w:val="left"/>
            </w:pPr>
            <w:r w:rsidRPr="005B1142">
              <w:rPr>
                <w:rFonts w:hint="eastAsia"/>
              </w:rPr>
              <w:t>评审小组意见：</w:t>
            </w:r>
          </w:p>
          <w:p w14:paraId="2F5F3054" w14:textId="3A577CC9" w:rsidR="006C0763" w:rsidRPr="006C0763" w:rsidRDefault="006C0763" w:rsidP="006C0763">
            <w:pPr>
              <w:spacing w:line="288" w:lineRule="auto"/>
              <w:ind w:firstLine="420"/>
              <w:rPr>
                <w:sz w:val="21"/>
                <w:szCs w:val="21"/>
              </w:rPr>
            </w:pPr>
            <w:r w:rsidRPr="006C0763">
              <w:rPr>
                <w:rFonts w:hint="eastAsia"/>
                <w:sz w:val="21"/>
                <w:szCs w:val="21"/>
              </w:rPr>
              <w:t>（请结合该学位论文的选题是否来源于实践或具有专业领域实际背景，</w:t>
            </w:r>
            <w:proofErr w:type="gramStart"/>
            <w:r w:rsidRPr="006C0763">
              <w:rPr>
                <w:rFonts w:hint="eastAsia"/>
                <w:sz w:val="21"/>
                <w:szCs w:val="21"/>
              </w:rPr>
              <w:t>拟研究</w:t>
            </w:r>
            <w:proofErr w:type="gramEnd"/>
            <w:r w:rsidRPr="006C0763">
              <w:rPr>
                <w:rFonts w:hint="eastAsia"/>
                <w:sz w:val="21"/>
                <w:szCs w:val="21"/>
              </w:rPr>
              <w:t>的内容及研究方法、手段和可行性，以及预期研究结果的创造性或实际应用价值等给出总体意见）</w:t>
            </w:r>
          </w:p>
          <w:p w14:paraId="04C3EAD2" w14:textId="77777777" w:rsidR="005B1142" w:rsidRPr="006C0763" w:rsidRDefault="005B1142" w:rsidP="005B1142">
            <w:pPr>
              <w:spacing w:line="240" w:lineRule="auto"/>
              <w:ind w:firstLineChars="0" w:firstLine="0"/>
              <w:rPr>
                <w:sz w:val="21"/>
                <w:szCs w:val="20"/>
              </w:rPr>
            </w:pPr>
          </w:p>
          <w:p w14:paraId="6B142884" w14:textId="77777777" w:rsidR="005B1142" w:rsidRPr="005B1142" w:rsidRDefault="005B1142" w:rsidP="005B1142">
            <w:pPr>
              <w:spacing w:line="240" w:lineRule="auto"/>
              <w:ind w:firstLineChars="0" w:firstLine="0"/>
              <w:rPr>
                <w:sz w:val="21"/>
                <w:szCs w:val="20"/>
              </w:rPr>
            </w:pPr>
          </w:p>
          <w:p w14:paraId="522E61E6" w14:textId="77777777" w:rsidR="005B1142" w:rsidRPr="005B1142" w:rsidRDefault="005B1142" w:rsidP="005B1142">
            <w:pPr>
              <w:spacing w:line="240" w:lineRule="auto"/>
              <w:ind w:firstLineChars="0" w:firstLine="0"/>
              <w:rPr>
                <w:sz w:val="21"/>
                <w:szCs w:val="20"/>
              </w:rPr>
            </w:pPr>
          </w:p>
          <w:p w14:paraId="586E85C7" w14:textId="77777777" w:rsidR="005B1142" w:rsidRPr="005B1142" w:rsidRDefault="005B1142" w:rsidP="005B1142">
            <w:pPr>
              <w:spacing w:line="400" w:lineRule="exact"/>
              <w:ind w:firstLineChars="0" w:firstLine="0"/>
              <w:rPr>
                <w:rFonts w:ascii="宋体" w:hAnsi="宋体" w:hint="eastAsia"/>
                <w:sz w:val="21"/>
              </w:rPr>
            </w:pPr>
          </w:p>
          <w:p w14:paraId="230EF93D" w14:textId="77777777" w:rsidR="005B1142" w:rsidRPr="005B1142" w:rsidRDefault="005B1142" w:rsidP="005B1142">
            <w:pPr>
              <w:spacing w:line="240" w:lineRule="auto"/>
              <w:ind w:firstLineChars="0" w:firstLine="0"/>
              <w:rPr>
                <w:sz w:val="21"/>
                <w:szCs w:val="20"/>
              </w:rPr>
            </w:pPr>
          </w:p>
          <w:p w14:paraId="107C59C0" w14:textId="77777777" w:rsidR="005B1142" w:rsidRPr="005B1142" w:rsidRDefault="005B1142" w:rsidP="005B1142">
            <w:pPr>
              <w:spacing w:line="240" w:lineRule="auto"/>
              <w:ind w:leftChars="500" w:left="1200" w:firstLineChars="2300" w:firstLine="4830"/>
              <w:rPr>
                <w:sz w:val="21"/>
                <w:szCs w:val="20"/>
              </w:rPr>
            </w:pPr>
            <w:r w:rsidRPr="005B1142">
              <w:rPr>
                <w:sz w:val="21"/>
              </w:rPr>
              <w:t xml:space="preserve">                                                </w:t>
            </w:r>
            <w:r w:rsidRPr="005B1142">
              <w:rPr>
                <w:rFonts w:ascii="宋体" w:hAnsi="宋体" w:hint="eastAsia"/>
              </w:rPr>
              <w:t>评审小组负责人</w:t>
            </w:r>
            <w:r w:rsidRPr="005B1142">
              <w:rPr>
                <w:rFonts w:hint="eastAsia"/>
              </w:rPr>
              <w:t>（签名）：</w:t>
            </w:r>
            <w:r w:rsidRPr="005B1142">
              <w:rPr>
                <w:rFonts w:hint="eastAsia"/>
              </w:rPr>
              <w:t xml:space="preserve">                              </w:t>
            </w:r>
            <w:r w:rsidRPr="005B1142">
              <w:rPr>
                <w:rFonts w:hint="eastAsia"/>
              </w:rPr>
              <w:t>年</w:t>
            </w:r>
            <w:r w:rsidRPr="005B1142">
              <w:t xml:space="preserve">    </w:t>
            </w:r>
            <w:r w:rsidRPr="005B1142">
              <w:rPr>
                <w:rFonts w:hint="eastAsia"/>
              </w:rPr>
              <w:t>月</w:t>
            </w:r>
            <w:r w:rsidRPr="005B1142">
              <w:t xml:space="preserve">    </w:t>
            </w:r>
            <w:r w:rsidRPr="005B1142">
              <w:rPr>
                <w:rFonts w:hint="eastAsia"/>
              </w:rPr>
              <w:t>日</w:t>
            </w:r>
            <w:r w:rsidRPr="005B1142">
              <w:rPr>
                <w:rFonts w:hint="eastAsia"/>
              </w:rPr>
              <w:t xml:space="preserve"> </w:t>
            </w:r>
          </w:p>
          <w:p w14:paraId="0D8BE442" w14:textId="77777777" w:rsidR="005B1142" w:rsidRPr="005B1142" w:rsidRDefault="005B1142" w:rsidP="005B1142">
            <w:pPr>
              <w:spacing w:line="240" w:lineRule="auto"/>
              <w:ind w:firstLineChars="0" w:firstLine="0"/>
              <w:rPr>
                <w:sz w:val="21"/>
                <w:szCs w:val="20"/>
              </w:rPr>
            </w:pPr>
          </w:p>
        </w:tc>
      </w:tr>
      <w:tr w:rsidR="005B1142" w:rsidRPr="005B1142" w14:paraId="1E194F32" w14:textId="77777777" w:rsidTr="006648B3">
        <w:trPr>
          <w:trHeight w:val="1137"/>
        </w:trPr>
        <w:tc>
          <w:tcPr>
            <w:tcW w:w="9288" w:type="dxa"/>
            <w:gridSpan w:val="4"/>
            <w:tcBorders>
              <w:top w:val="single" w:sz="4" w:space="0" w:color="auto"/>
              <w:left w:val="single" w:sz="4" w:space="0" w:color="auto"/>
              <w:bottom w:val="single" w:sz="4" w:space="0" w:color="auto"/>
              <w:right w:val="single" w:sz="4" w:space="0" w:color="auto"/>
            </w:tcBorders>
          </w:tcPr>
          <w:p w14:paraId="53FDE644" w14:textId="77777777" w:rsidR="005B1142" w:rsidRPr="005B1142" w:rsidRDefault="005B1142" w:rsidP="005B1142">
            <w:pPr>
              <w:spacing w:line="240" w:lineRule="auto"/>
              <w:ind w:firstLineChars="0" w:firstLine="0"/>
            </w:pPr>
          </w:p>
          <w:p w14:paraId="4E77AE59" w14:textId="77777777" w:rsidR="005B1142" w:rsidRPr="005B1142" w:rsidRDefault="005B1142" w:rsidP="005B1142">
            <w:pPr>
              <w:spacing w:line="288" w:lineRule="auto"/>
              <w:ind w:firstLineChars="0" w:firstLine="0"/>
              <w:rPr>
                <w:color w:val="FF0000"/>
              </w:rPr>
            </w:pPr>
            <w:r w:rsidRPr="005B1142">
              <w:rPr>
                <w:rFonts w:ascii="宋体" w:hAnsi="宋体" w:hint="eastAsia"/>
              </w:rPr>
              <w:t>评审</w:t>
            </w:r>
            <w:r w:rsidRPr="005B1142">
              <w:rPr>
                <w:rFonts w:hint="eastAsia"/>
              </w:rPr>
              <w:t>结果：</w:t>
            </w:r>
            <w:r w:rsidRPr="005B1142">
              <w:rPr>
                <w:rFonts w:hint="eastAsia"/>
              </w:rPr>
              <w:t xml:space="preserve"> </w:t>
            </w:r>
            <w:r w:rsidRPr="005B1142">
              <w:rPr>
                <w:rFonts w:hint="eastAsia"/>
              </w:rPr>
              <w:t>论文选题是否来源于实践或具有专业领域实践背景？是（</w:t>
            </w:r>
            <w:r w:rsidRPr="005B1142">
              <w:rPr>
                <w:rFonts w:hint="eastAsia"/>
              </w:rPr>
              <w:t xml:space="preserve">    </w:t>
            </w:r>
            <w:r w:rsidRPr="005B1142">
              <w:rPr>
                <w:rFonts w:hint="eastAsia"/>
              </w:rPr>
              <w:t>）</w:t>
            </w:r>
            <w:r w:rsidRPr="005B1142">
              <w:rPr>
                <w:rFonts w:hint="eastAsia"/>
              </w:rPr>
              <w:t xml:space="preserve">  </w:t>
            </w:r>
            <w:r w:rsidRPr="005B1142">
              <w:rPr>
                <w:rFonts w:hint="eastAsia"/>
              </w:rPr>
              <w:t>否</w:t>
            </w:r>
            <w:r w:rsidRPr="005B1142">
              <w:rPr>
                <w:rFonts w:hint="eastAsia"/>
              </w:rPr>
              <w:t xml:space="preserve"> </w:t>
            </w:r>
            <w:r w:rsidRPr="005B1142">
              <w:rPr>
                <w:rFonts w:hint="eastAsia"/>
              </w:rPr>
              <w:t>（</w:t>
            </w:r>
            <w:r w:rsidRPr="005B1142">
              <w:rPr>
                <w:rFonts w:hint="eastAsia"/>
              </w:rPr>
              <w:t xml:space="preserve">   </w:t>
            </w:r>
            <w:r w:rsidRPr="005B1142">
              <w:rPr>
                <w:rFonts w:hint="eastAsia"/>
              </w:rPr>
              <w:t>）</w:t>
            </w:r>
          </w:p>
          <w:p w14:paraId="60685888" w14:textId="77777777" w:rsidR="005B1142" w:rsidRPr="005B1142" w:rsidRDefault="005B1142" w:rsidP="005B1142">
            <w:pPr>
              <w:spacing w:line="288" w:lineRule="auto"/>
              <w:ind w:firstLineChars="0" w:firstLine="0"/>
              <w:rPr>
                <w:rFonts w:ascii="宋体" w:hAnsi="宋体" w:hint="eastAsia"/>
              </w:rPr>
            </w:pPr>
            <w:r w:rsidRPr="005B1142">
              <w:rPr>
                <w:rFonts w:hint="eastAsia"/>
                <w:color w:val="FF0000"/>
              </w:rPr>
              <w:t xml:space="preserve">           </w:t>
            </w:r>
            <w:r w:rsidRPr="005B1142">
              <w:rPr>
                <w:rFonts w:hint="eastAsia"/>
              </w:rPr>
              <w:t>开题是否通过？是（</w:t>
            </w:r>
            <w:r w:rsidRPr="005B1142">
              <w:rPr>
                <w:rFonts w:hint="eastAsia"/>
              </w:rPr>
              <w:t xml:space="preserve">   </w:t>
            </w:r>
            <w:r w:rsidRPr="005B1142">
              <w:rPr>
                <w:rFonts w:hint="eastAsia"/>
              </w:rPr>
              <w:t>）</w:t>
            </w:r>
            <w:r w:rsidRPr="005B1142">
              <w:rPr>
                <w:rFonts w:hint="eastAsia"/>
              </w:rPr>
              <w:t xml:space="preserve">   </w:t>
            </w:r>
            <w:r w:rsidRPr="005B1142">
              <w:rPr>
                <w:rFonts w:hint="eastAsia"/>
              </w:rPr>
              <w:t>否（</w:t>
            </w:r>
            <w:r w:rsidRPr="005B1142">
              <w:rPr>
                <w:rFonts w:hint="eastAsia"/>
              </w:rPr>
              <w:t xml:space="preserve">    </w:t>
            </w:r>
            <w:r w:rsidRPr="005B1142">
              <w:rPr>
                <w:rFonts w:hint="eastAsia"/>
              </w:rPr>
              <w:t>）</w:t>
            </w:r>
          </w:p>
        </w:tc>
      </w:tr>
      <w:tr w:rsidR="005B1142" w:rsidRPr="005B1142" w14:paraId="3B77A356" w14:textId="77777777" w:rsidTr="006648B3">
        <w:trPr>
          <w:trHeight w:val="2040"/>
        </w:trPr>
        <w:tc>
          <w:tcPr>
            <w:tcW w:w="9288" w:type="dxa"/>
            <w:gridSpan w:val="4"/>
            <w:tcBorders>
              <w:top w:val="single" w:sz="4" w:space="0" w:color="auto"/>
              <w:left w:val="single" w:sz="4" w:space="0" w:color="auto"/>
              <w:bottom w:val="single" w:sz="4" w:space="0" w:color="auto"/>
              <w:right w:val="single" w:sz="4" w:space="0" w:color="auto"/>
            </w:tcBorders>
          </w:tcPr>
          <w:p w14:paraId="4BFFF952" w14:textId="77777777" w:rsidR="005B1142" w:rsidRPr="005B1142" w:rsidRDefault="005B1142" w:rsidP="005B1142">
            <w:pPr>
              <w:spacing w:line="400" w:lineRule="exact"/>
              <w:ind w:firstLineChars="0" w:firstLine="0"/>
              <w:rPr>
                <w:rFonts w:ascii="宋体" w:hAnsi="宋体" w:hint="eastAsia"/>
              </w:rPr>
            </w:pPr>
            <w:r w:rsidRPr="005B1142">
              <w:rPr>
                <w:rFonts w:ascii="宋体" w:hAnsi="宋体" w:hint="eastAsia"/>
              </w:rPr>
              <w:t>学院审批意见：</w:t>
            </w:r>
          </w:p>
          <w:p w14:paraId="360C958F" w14:textId="77777777" w:rsidR="005B1142" w:rsidRPr="005B1142" w:rsidRDefault="005B1142" w:rsidP="005B1142">
            <w:pPr>
              <w:spacing w:line="240" w:lineRule="auto"/>
              <w:ind w:firstLineChars="0" w:firstLine="0"/>
              <w:rPr>
                <w:rFonts w:ascii="宋体" w:hAnsi="宋体" w:hint="eastAsia"/>
              </w:rPr>
            </w:pPr>
          </w:p>
          <w:p w14:paraId="1BD24F77" w14:textId="77777777" w:rsidR="005B1142" w:rsidRPr="005B1142" w:rsidRDefault="005B1142" w:rsidP="005B1142">
            <w:pPr>
              <w:spacing w:line="240" w:lineRule="auto"/>
              <w:ind w:firstLineChars="0" w:firstLine="0"/>
              <w:rPr>
                <w:rFonts w:ascii="宋体" w:hAnsi="宋体" w:hint="eastAsia"/>
              </w:rPr>
            </w:pPr>
          </w:p>
          <w:p w14:paraId="6E3F4AC4" w14:textId="77777777" w:rsidR="005B1142" w:rsidRPr="005B1142" w:rsidRDefault="005B1142" w:rsidP="005B1142">
            <w:pPr>
              <w:spacing w:line="240" w:lineRule="auto"/>
              <w:ind w:firstLineChars="0" w:firstLine="0"/>
              <w:rPr>
                <w:rFonts w:ascii="宋体" w:hAnsi="宋体" w:hint="eastAsia"/>
              </w:rPr>
            </w:pPr>
          </w:p>
          <w:p w14:paraId="0D24266F" w14:textId="77777777" w:rsidR="005B1142" w:rsidRPr="005B1142" w:rsidRDefault="005B1142" w:rsidP="005B1142">
            <w:pPr>
              <w:spacing w:line="240" w:lineRule="auto"/>
              <w:ind w:firstLineChars="0" w:firstLine="0"/>
              <w:rPr>
                <w:rFonts w:ascii="宋体" w:hAnsi="宋体" w:hint="eastAsia"/>
              </w:rPr>
            </w:pPr>
          </w:p>
          <w:p w14:paraId="3EE33316" w14:textId="77777777" w:rsidR="005B1142" w:rsidRPr="005B1142" w:rsidRDefault="005B1142" w:rsidP="005B1142">
            <w:pPr>
              <w:spacing w:line="240" w:lineRule="auto"/>
              <w:ind w:firstLineChars="0" w:firstLine="0"/>
              <w:rPr>
                <w:rFonts w:ascii="宋体" w:hAnsi="宋体" w:hint="eastAsia"/>
              </w:rPr>
            </w:pPr>
          </w:p>
          <w:p w14:paraId="2D2BA6C3" w14:textId="77777777" w:rsidR="005B1142" w:rsidRPr="005B1142" w:rsidRDefault="005B1142" w:rsidP="005B1142">
            <w:pPr>
              <w:spacing w:line="240" w:lineRule="auto"/>
              <w:ind w:firstLineChars="2300" w:firstLine="5520"/>
              <w:rPr>
                <w:rFonts w:ascii="宋体" w:hAnsi="宋体" w:hint="eastAsia"/>
              </w:rPr>
            </w:pPr>
          </w:p>
          <w:p w14:paraId="7EA96386" w14:textId="77777777" w:rsidR="005B1142" w:rsidRPr="005B1142" w:rsidRDefault="005B1142" w:rsidP="005B1142">
            <w:pPr>
              <w:spacing w:line="360" w:lineRule="auto"/>
              <w:ind w:leftChars="400" w:left="960" w:firstLineChars="0" w:firstLine="0"/>
              <w:rPr>
                <w:rFonts w:ascii="宋体" w:hAnsi="宋体" w:hint="eastAsia"/>
              </w:rPr>
            </w:pPr>
            <w:r w:rsidRPr="005B1142">
              <w:rPr>
                <w:rFonts w:ascii="宋体" w:hAnsi="宋体" w:hint="eastAsia"/>
              </w:rPr>
              <w:t>学院负责人（签名）：                                    （公章）</w:t>
            </w:r>
          </w:p>
          <w:p w14:paraId="435BFFF8" w14:textId="77777777" w:rsidR="005B1142" w:rsidRPr="005B1142" w:rsidRDefault="005B1142" w:rsidP="005B1142">
            <w:pPr>
              <w:spacing w:line="240" w:lineRule="auto"/>
              <w:ind w:firstLineChars="0" w:firstLine="0"/>
              <w:rPr>
                <w:rFonts w:ascii="宋体" w:hAnsi="宋体" w:hint="eastAsia"/>
              </w:rPr>
            </w:pPr>
            <w:r w:rsidRPr="005B1142">
              <w:rPr>
                <w:rFonts w:ascii="宋体" w:hAnsi="宋体" w:hint="eastAsia"/>
              </w:rPr>
              <w:t xml:space="preserve">                                                          年</w:t>
            </w:r>
            <w:r w:rsidRPr="005B1142">
              <w:rPr>
                <w:rFonts w:ascii="宋体" w:hAnsi="宋体"/>
              </w:rPr>
              <w:t xml:space="preserve">    月     日</w:t>
            </w:r>
          </w:p>
        </w:tc>
      </w:tr>
    </w:tbl>
    <w:p w14:paraId="23029640" w14:textId="77777777" w:rsidR="00124AEB" w:rsidRDefault="00124AEB" w:rsidP="00067956">
      <w:pPr>
        <w:spacing w:line="20" w:lineRule="exact"/>
        <w:ind w:firstLineChars="0" w:firstLine="0"/>
        <w:rPr>
          <w:bCs/>
          <w:sz w:val="18"/>
          <w:szCs w:val="18"/>
        </w:rPr>
      </w:pPr>
    </w:p>
    <w:sectPr w:rsidR="00124AEB">
      <w:headerReference w:type="even" r:id="rId18"/>
      <w:headerReference w:type="default" r:id="rId19"/>
      <w:footerReference w:type="even" r:id="rId20"/>
      <w:footerReference w:type="default" r:id="rId21"/>
      <w:headerReference w:type="first" r:id="rId22"/>
      <w:footerReference w:type="first" r:id="rId23"/>
      <w:pgSz w:w="11907" w:h="16840"/>
      <w:pgMar w:top="1134" w:right="1363" w:bottom="1134" w:left="1304"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1A0D9" w14:textId="77777777" w:rsidR="005B065F" w:rsidRDefault="005B065F" w:rsidP="00B91A41">
      <w:pPr>
        <w:spacing w:line="240" w:lineRule="auto"/>
        <w:ind w:firstLine="480"/>
      </w:pPr>
      <w:r>
        <w:separator/>
      </w:r>
    </w:p>
  </w:endnote>
  <w:endnote w:type="continuationSeparator" w:id="0">
    <w:p w14:paraId="448DB416" w14:textId="77777777" w:rsidR="005B065F" w:rsidRDefault="005B065F" w:rsidP="00B91A4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华文新魏">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embedRegular r:id="rId1" w:subsetted="1" w:fontKey="{C6CD55A2-A343-4C25-8E12-466B57E1BD8A}"/>
    <w:embedBold r:id="rId2" w:subsetted="1" w:fontKey="{DF4ACAE7-9B51-447D-A58C-1AEA3FC3B450}"/>
  </w:font>
  <w:font w:name="方正楷体_GB2312">
    <w:altName w:val="宋体"/>
    <w:charset w:val="86"/>
    <w:family w:val="auto"/>
    <w:pitch w:val="default"/>
    <w:sig w:usb0="A00002BF" w:usb1="184F6CFA" w:usb2="00000012"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261F7" w14:textId="77777777" w:rsidR="002E6424" w:rsidRDefault="002E6424">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1639" w14:textId="77777777" w:rsidR="002E6424" w:rsidRDefault="002E6424">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87595" w14:textId="77777777" w:rsidR="002E6424" w:rsidRDefault="002E6424">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73E7C" w14:textId="77777777" w:rsidR="005B065F" w:rsidRDefault="005B065F" w:rsidP="00B91A41">
      <w:pPr>
        <w:spacing w:line="240" w:lineRule="auto"/>
        <w:ind w:firstLine="480"/>
      </w:pPr>
      <w:r>
        <w:separator/>
      </w:r>
    </w:p>
  </w:footnote>
  <w:footnote w:type="continuationSeparator" w:id="0">
    <w:p w14:paraId="085F35B0" w14:textId="77777777" w:rsidR="005B065F" w:rsidRDefault="005B065F" w:rsidP="00B91A4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F2237" w14:textId="77777777" w:rsidR="002E6424" w:rsidRDefault="002E6424">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5762F" w14:textId="77777777" w:rsidR="002E6424" w:rsidRDefault="002E6424">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1E73D" w14:textId="77777777" w:rsidR="002E6424" w:rsidRDefault="002E6424">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8E56F6"/>
    <w:multiLevelType w:val="singleLevel"/>
    <w:tmpl w:val="A78E56F6"/>
    <w:lvl w:ilvl="0">
      <w:start w:val="1"/>
      <w:numFmt w:val="decimal"/>
      <w:lvlText w:val="%1."/>
      <w:lvlJc w:val="left"/>
      <w:pPr>
        <w:tabs>
          <w:tab w:val="left" w:pos="312"/>
        </w:tabs>
      </w:pPr>
    </w:lvl>
  </w:abstractNum>
  <w:abstractNum w:abstractNumId="1" w15:restartNumberingAfterBreak="0">
    <w:nsid w:val="28922184"/>
    <w:multiLevelType w:val="hybridMultilevel"/>
    <w:tmpl w:val="65945EC0"/>
    <w:lvl w:ilvl="0" w:tplc="0D1ADA9E">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30337D5"/>
    <w:multiLevelType w:val="singleLevel"/>
    <w:tmpl w:val="330337D5"/>
    <w:lvl w:ilvl="0">
      <w:start w:val="2"/>
      <w:numFmt w:val="decimal"/>
      <w:lvlText w:val=""/>
      <w:lvlJc w:val="left"/>
      <w:pPr>
        <w:tabs>
          <w:tab w:val="left" w:pos="360"/>
        </w:tabs>
        <w:ind w:left="360" w:hanging="360"/>
      </w:pPr>
      <w:rPr>
        <w:rFonts w:ascii="Wingdings" w:hAnsi="Wingdings" w:hint="default"/>
      </w:rPr>
    </w:lvl>
  </w:abstractNum>
  <w:abstractNum w:abstractNumId="3" w15:restartNumberingAfterBreak="0">
    <w:nsid w:val="7002E8C9"/>
    <w:multiLevelType w:val="singleLevel"/>
    <w:tmpl w:val="7002E8C9"/>
    <w:lvl w:ilvl="0">
      <w:start w:val="1"/>
      <w:numFmt w:val="decimal"/>
      <w:suff w:val="space"/>
      <w:lvlText w:val="%1."/>
      <w:lvlJc w:val="left"/>
    </w:lvl>
  </w:abstractNum>
  <w:abstractNum w:abstractNumId="4" w15:restartNumberingAfterBreak="0">
    <w:nsid w:val="79726030"/>
    <w:multiLevelType w:val="hybridMultilevel"/>
    <w:tmpl w:val="519653BE"/>
    <w:lvl w:ilvl="0" w:tplc="937ED07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869759839">
    <w:abstractNumId w:val="3"/>
  </w:num>
  <w:num w:numId="2" w16cid:durableId="505487256">
    <w:abstractNumId w:val="0"/>
  </w:num>
  <w:num w:numId="3" w16cid:durableId="1042562078">
    <w:abstractNumId w:val="2"/>
  </w:num>
  <w:num w:numId="4" w16cid:durableId="1810005133">
    <w:abstractNumId w:val="4"/>
  </w:num>
  <w:num w:numId="5" w16cid:durableId="79301662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C">
    <w15:presenceInfo w15:providerId="None" w15:userId="PC"/>
  </w15:person>
  <w15:person w15:author="HanHan">
    <w15:presenceInfo w15:providerId="None" w15:userId="HanH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saveSubset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NhNzczODQ1N2Q1YTUyNzFkYTY5M2Q1YWQ0NGQwOTQifQ=="/>
  </w:docVars>
  <w:rsids>
    <w:rsidRoot w:val="0094538D"/>
    <w:rsid w:val="0002105A"/>
    <w:rsid w:val="000430BD"/>
    <w:rsid w:val="0004705D"/>
    <w:rsid w:val="00064815"/>
    <w:rsid w:val="00067956"/>
    <w:rsid w:val="00067B42"/>
    <w:rsid w:val="00076BFD"/>
    <w:rsid w:val="00082C78"/>
    <w:rsid w:val="000852C9"/>
    <w:rsid w:val="00085FF1"/>
    <w:rsid w:val="000A25C8"/>
    <w:rsid w:val="000A3952"/>
    <w:rsid w:val="000D34B2"/>
    <w:rsid w:val="000D5AC6"/>
    <w:rsid w:val="00111BD8"/>
    <w:rsid w:val="00124AEB"/>
    <w:rsid w:val="00126522"/>
    <w:rsid w:val="0013172A"/>
    <w:rsid w:val="0013288D"/>
    <w:rsid w:val="00152617"/>
    <w:rsid w:val="00160360"/>
    <w:rsid w:val="00164EA9"/>
    <w:rsid w:val="00171CEE"/>
    <w:rsid w:val="00172E9B"/>
    <w:rsid w:val="0017543B"/>
    <w:rsid w:val="0018087B"/>
    <w:rsid w:val="001A3632"/>
    <w:rsid w:val="001A438E"/>
    <w:rsid w:val="001C008D"/>
    <w:rsid w:val="001C671D"/>
    <w:rsid w:val="001D5212"/>
    <w:rsid w:val="00204F08"/>
    <w:rsid w:val="00206665"/>
    <w:rsid w:val="00213CF5"/>
    <w:rsid w:val="0021777D"/>
    <w:rsid w:val="00220999"/>
    <w:rsid w:val="002247ED"/>
    <w:rsid w:val="00230182"/>
    <w:rsid w:val="002362C8"/>
    <w:rsid w:val="00247828"/>
    <w:rsid w:val="00260C36"/>
    <w:rsid w:val="00263D32"/>
    <w:rsid w:val="002A0C7C"/>
    <w:rsid w:val="002A2B1A"/>
    <w:rsid w:val="002C1045"/>
    <w:rsid w:val="002C3B9A"/>
    <w:rsid w:val="002E6424"/>
    <w:rsid w:val="002F5812"/>
    <w:rsid w:val="003076B3"/>
    <w:rsid w:val="00311724"/>
    <w:rsid w:val="00326F2A"/>
    <w:rsid w:val="0034197B"/>
    <w:rsid w:val="00393869"/>
    <w:rsid w:val="00396A90"/>
    <w:rsid w:val="003A7A79"/>
    <w:rsid w:val="003B6920"/>
    <w:rsid w:val="003D3EA1"/>
    <w:rsid w:val="003D6546"/>
    <w:rsid w:val="004008B5"/>
    <w:rsid w:val="004168A7"/>
    <w:rsid w:val="0042574A"/>
    <w:rsid w:val="00482235"/>
    <w:rsid w:val="00486685"/>
    <w:rsid w:val="004940C8"/>
    <w:rsid w:val="004A2125"/>
    <w:rsid w:val="004C6692"/>
    <w:rsid w:val="004C7204"/>
    <w:rsid w:val="004D0236"/>
    <w:rsid w:val="004E16A5"/>
    <w:rsid w:val="004F3908"/>
    <w:rsid w:val="00504460"/>
    <w:rsid w:val="005113DA"/>
    <w:rsid w:val="0056181A"/>
    <w:rsid w:val="00562FB0"/>
    <w:rsid w:val="0056464D"/>
    <w:rsid w:val="00593765"/>
    <w:rsid w:val="005944AD"/>
    <w:rsid w:val="005949B7"/>
    <w:rsid w:val="005A2172"/>
    <w:rsid w:val="005B065F"/>
    <w:rsid w:val="005B1142"/>
    <w:rsid w:val="005F2FA4"/>
    <w:rsid w:val="00605305"/>
    <w:rsid w:val="006129CD"/>
    <w:rsid w:val="00623E53"/>
    <w:rsid w:val="006603CF"/>
    <w:rsid w:val="00683559"/>
    <w:rsid w:val="006C0763"/>
    <w:rsid w:val="006D2B1A"/>
    <w:rsid w:val="006E16C9"/>
    <w:rsid w:val="006F32FB"/>
    <w:rsid w:val="006F72BF"/>
    <w:rsid w:val="00716BB7"/>
    <w:rsid w:val="00716DC0"/>
    <w:rsid w:val="00735A69"/>
    <w:rsid w:val="007425FE"/>
    <w:rsid w:val="0076307F"/>
    <w:rsid w:val="00767E34"/>
    <w:rsid w:val="007811C0"/>
    <w:rsid w:val="0078238B"/>
    <w:rsid w:val="00784B3D"/>
    <w:rsid w:val="00796E99"/>
    <w:rsid w:val="007A3921"/>
    <w:rsid w:val="007C26FC"/>
    <w:rsid w:val="007D3D63"/>
    <w:rsid w:val="007F1344"/>
    <w:rsid w:val="007F466E"/>
    <w:rsid w:val="007F4C14"/>
    <w:rsid w:val="00817604"/>
    <w:rsid w:val="00852963"/>
    <w:rsid w:val="00886E3A"/>
    <w:rsid w:val="008A6E69"/>
    <w:rsid w:val="008A71E1"/>
    <w:rsid w:val="008B1545"/>
    <w:rsid w:val="008B5DFE"/>
    <w:rsid w:val="008B6B0E"/>
    <w:rsid w:val="008C772A"/>
    <w:rsid w:val="008D0C4C"/>
    <w:rsid w:val="008E61F3"/>
    <w:rsid w:val="00921CFB"/>
    <w:rsid w:val="0094147A"/>
    <w:rsid w:val="0094538D"/>
    <w:rsid w:val="00945C3B"/>
    <w:rsid w:val="009612E1"/>
    <w:rsid w:val="00975E62"/>
    <w:rsid w:val="00976F74"/>
    <w:rsid w:val="00977C48"/>
    <w:rsid w:val="00992CBF"/>
    <w:rsid w:val="00A00277"/>
    <w:rsid w:val="00A21895"/>
    <w:rsid w:val="00A221CA"/>
    <w:rsid w:val="00A25966"/>
    <w:rsid w:val="00A42119"/>
    <w:rsid w:val="00A5262C"/>
    <w:rsid w:val="00A54CF8"/>
    <w:rsid w:val="00A55E75"/>
    <w:rsid w:val="00A572B3"/>
    <w:rsid w:val="00A6289D"/>
    <w:rsid w:val="00A651F0"/>
    <w:rsid w:val="00A70701"/>
    <w:rsid w:val="00A70C88"/>
    <w:rsid w:val="00A73CC0"/>
    <w:rsid w:val="00A765AB"/>
    <w:rsid w:val="00A80D62"/>
    <w:rsid w:val="00A81FF9"/>
    <w:rsid w:val="00A844A8"/>
    <w:rsid w:val="00A9079C"/>
    <w:rsid w:val="00AA5825"/>
    <w:rsid w:val="00AC15ED"/>
    <w:rsid w:val="00AC184F"/>
    <w:rsid w:val="00AC2DD4"/>
    <w:rsid w:val="00AD4FD7"/>
    <w:rsid w:val="00AE35E2"/>
    <w:rsid w:val="00AF640B"/>
    <w:rsid w:val="00B124A9"/>
    <w:rsid w:val="00B13D5F"/>
    <w:rsid w:val="00B2186C"/>
    <w:rsid w:val="00B21C72"/>
    <w:rsid w:val="00B434AC"/>
    <w:rsid w:val="00B91A41"/>
    <w:rsid w:val="00B9242E"/>
    <w:rsid w:val="00B92FAC"/>
    <w:rsid w:val="00BB5800"/>
    <w:rsid w:val="00BC15B4"/>
    <w:rsid w:val="00BC35DB"/>
    <w:rsid w:val="00BC5CB1"/>
    <w:rsid w:val="00BE4D57"/>
    <w:rsid w:val="00BF6D2E"/>
    <w:rsid w:val="00BF7C43"/>
    <w:rsid w:val="00C44C4C"/>
    <w:rsid w:val="00C45226"/>
    <w:rsid w:val="00C53BBE"/>
    <w:rsid w:val="00C97409"/>
    <w:rsid w:val="00CC5F2C"/>
    <w:rsid w:val="00CF7449"/>
    <w:rsid w:val="00D03701"/>
    <w:rsid w:val="00D07377"/>
    <w:rsid w:val="00D0782F"/>
    <w:rsid w:val="00D171D8"/>
    <w:rsid w:val="00D22182"/>
    <w:rsid w:val="00D22AD6"/>
    <w:rsid w:val="00D245D2"/>
    <w:rsid w:val="00D474CD"/>
    <w:rsid w:val="00D50B1C"/>
    <w:rsid w:val="00D55D94"/>
    <w:rsid w:val="00D629CF"/>
    <w:rsid w:val="00D832B1"/>
    <w:rsid w:val="00D95306"/>
    <w:rsid w:val="00D9778D"/>
    <w:rsid w:val="00DA3055"/>
    <w:rsid w:val="00DA3713"/>
    <w:rsid w:val="00DB11CF"/>
    <w:rsid w:val="00DB13E0"/>
    <w:rsid w:val="00DD04B2"/>
    <w:rsid w:val="00DD4308"/>
    <w:rsid w:val="00DE0A63"/>
    <w:rsid w:val="00DE6890"/>
    <w:rsid w:val="00DF55BB"/>
    <w:rsid w:val="00E065C5"/>
    <w:rsid w:val="00E10662"/>
    <w:rsid w:val="00E237B3"/>
    <w:rsid w:val="00E6310B"/>
    <w:rsid w:val="00E7079B"/>
    <w:rsid w:val="00E70B6F"/>
    <w:rsid w:val="00E7315E"/>
    <w:rsid w:val="00E73AFC"/>
    <w:rsid w:val="00E807D5"/>
    <w:rsid w:val="00E8707B"/>
    <w:rsid w:val="00E940A2"/>
    <w:rsid w:val="00E95EDF"/>
    <w:rsid w:val="00EA4F1C"/>
    <w:rsid w:val="00EC0F4E"/>
    <w:rsid w:val="00EC13DA"/>
    <w:rsid w:val="00ED4A47"/>
    <w:rsid w:val="00ED790D"/>
    <w:rsid w:val="00EF13E8"/>
    <w:rsid w:val="00EF1616"/>
    <w:rsid w:val="00F40FDD"/>
    <w:rsid w:val="00F41CEB"/>
    <w:rsid w:val="00F4590B"/>
    <w:rsid w:val="00F55C27"/>
    <w:rsid w:val="00F65780"/>
    <w:rsid w:val="00F67ABD"/>
    <w:rsid w:val="00FA3B0D"/>
    <w:rsid w:val="00FC2C2E"/>
    <w:rsid w:val="00FE38FB"/>
    <w:rsid w:val="00FE6816"/>
    <w:rsid w:val="01C262E5"/>
    <w:rsid w:val="01CA3259"/>
    <w:rsid w:val="0495080F"/>
    <w:rsid w:val="05FB6D97"/>
    <w:rsid w:val="063A78C0"/>
    <w:rsid w:val="06994B9C"/>
    <w:rsid w:val="073E518E"/>
    <w:rsid w:val="084037EA"/>
    <w:rsid w:val="089A2898"/>
    <w:rsid w:val="093236C8"/>
    <w:rsid w:val="0B094AB8"/>
    <w:rsid w:val="0C1C35C4"/>
    <w:rsid w:val="0F3F1AA3"/>
    <w:rsid w:val="101051ED"/>
    <w:rsid w:val="10637A13"/>
    <w:rsid w:val="11865AC3"/>
    <w:rsid w:val="132643C5"/>
    <w:rsid w:val="136E6DFB"/>
    <w:rsid w:val="13C06F2A"/>
    <w:rsid w:val="14C842E9"/>
    <w:rsid w:val="15F0598A"/>
    <w:rsid w:val="16273291"/>
    <w:rsid w:val="16353C00"/>
    <w:rsid w:val="17991F6C"/>
    <w:rsid w:val="18DB2C50"/>
    <w:rsid w:val="1A9C424D"/>
    <w:rsid w:val="1B375D24"/>
    <w:rsid w:val="1C7518AF"/>
    <w:rsid w:val="1CA90611"/>
    <w:rsid w:val="1EF65EF6"/>
    <w:rsid w:val="20515ADA"/>
    <w:rsid w:val="205729C5"/>
    <w:rsid w:val="21B53E47"/>
    <w:rsid w:val="21DA565B"/>
    <w:rsid w:val="228F6446"/>
    <w:rsid w:val="24A106B2"/>
    <w:rsid w:val="254A2AF8"/>
    <w:rsid w:val="25B368EF"/>
    <w:rsid w:val="26062EC3"/>
    <w:rsid w:val="262A4809"/>
    <w:rsid w:val="26633E71"/>
    <w:rsid w:val="269929AB"/>
    <w:rsid w:val="27595274"/>
    <w:rsid w:val="28884063"/>
    <w:rsid w:val="28D177B8"/>
    <w:rsid w:val="2AA66A22"/>
    <w:rsid w:val="2BBB64FD"/>
    <w:rsid w:val="30662EDC"/>
    <w:rsid w:val="30C65728"/>
    <w:rsid w:val="310E5321"/>
    <w:rsid w:val="31807FCD"/>
    <w:rsid w:val="33C61EE3"/>
    <w:rsid w:val="34735BC7"/>
    <w:rsid w:val="34A264AC"/>
    <w:rsid w:val="36CC61F5"/>
    <w:rsid w:val="37867A99"/>
    <w:rsid w:val="37A442EA"/>
    <w:rsid w:val="397A3554"/>
    <w:rsid w:val="39C40C73"/>
    <w:rsid w:val="3AC727C9"/>
    <w:rsid w:val="3BF375EE"/>
    <w:rsid w:val="3D332398"/>
    <w:rsid w:val="3E133F77"/>
    <w:rsid w:val="3FAF1A7E"/>
    <w:rsid w:val="40F16596"/>
    <w:rsid w:val="422B7AE1"/>
    <w:rsid w:val="42C615B8"/>
    <w:rsid w:val="44C85ABB"/>
    <w:rsid w:val="464949DA"/>
    <w:rsid w:val="49034EFA"/>
    <w:rsid w:val="491C0184"/>
    <w:rsid w:val="4C9D15DC"/>
    <w:rsid w:val="4CD40D75"/>
    <w:rsid w:val="4D846399"/>
    <w:rsid w:val="4D950505"/>
    <w:rsid w:val="4D956757"/>
    <w:rsid w:val="4E29093D"/>
    <w:rsid w:val="4E9C58C3"/>
    <w:rsid w:val="5107796B"/>
    <w:rsid w:val="515B1A65"/>
    <w:rsid w:val="517F7502"/>
    <w:rsid w:val="52383B54"/>
    <w:rsid w:val="52C11D9C"/>
    <w:rsid w:val="533E33EC"/>
    <w:rsid w:val="53C658BC"/>
    <w:rsid w:val="544607AB"/>
    <w:rsid w:val="54BC0A6D"/>
    <w:rsid w:val="57A001D2"/>
    <w:rsid w:val="57EF1159"/>
    <w:rsid w:val="58776E74"/>
    <w:rsid w:val="59E940B2"/>
    <w:rsid w:val="5A261B69"/>
    <w:rsid w:val="5C433822"/>
    <w:rsid w:val="5CBA7F88"/>
    <w:rsid w:val="5ED82947"/>
    <w:rsid w:val="5FA12D39"/>
    <w:rsid w:val="5FBA3DFB"/>
    <w:rsid w:val="60DD4245"/>
    <w:rsid w:val="61677FB2"/>
    <w:rsid w:val="617751A5"/>
    <w:rsid w:val="619568CD"/>
    <w:rsid w:val="62A25746"/>
    <w:rsid w:val="63E47698"/>
    <w:rsid w:val="63E53BC8"/>
    <w:rsid w:val="63E63410"/>
    <w:rsid w:val="644C3BBB"/>
    <w:rsid w:val="65032A83"/>
    <w:rsid w:val="659C4D0A"/>
    <w:rsid w:val="65F55B8D"/>
    <w:rsid w:val="67B04461"/>
    <w:rsid w:val="69845BA5"/>
    <w:rsid w:val="69CF4947"/>
    <w:rsid w:val="6B0A3E88"/>
    <w:rsid w:val="6B225676"/>
    <w:rsid w:val="6E153270"/>
    <w:rsid w:val="6F40256E"/>
    <w:rsid w:val="6FAD1286"/>
    <w:rsid w:val="6FB03E53"/>
    <w:rsid w:val="700532A9"/>
    <w:rsid w:val="73742472"/>
    <w:rsid w:val="74650381"/>
    <w:rsid w:val="76402E54"/>
    <w:rsid w:val="765E09D2"/>
    <w:rsid w:val="767E397C"/>
    <w:rsid w:val="7856695F"/>
    <w:rsid w:val="791800B8"/>
    <w:rsid w:val="79F44681"/>
    <w:rsid w:val="7B022DCE"/>
    <w:rsid w:val="7B7A51B3"/>
    <w:rsid w:val="7BA63759"/>
    <w:rsid w:val="7BEC3136"/>
    <w:rsid w:val="7D133070"/>
    <w:rsid w:val="7E3F4209"/>
    <w:rsid w:val="7F315A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22DFD33"/>
  <w15:docId w15:val="{9613E96F-8ACA-4E43-91F0-58817E24F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E16A5"/>
    <w:pPr>
      <w:widowControl w:val="0"/>
      <w:spacing w:line="460" w:lineRule="exact"/>
      <w:ind w:firstLineChars="200" w:firstLine="200"/>
      <w:jc w:val="both"/>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left="92"/>
    </w:pPr>
    <w:rPr>
      <w:szCs w:val="20"/>
    </w:rPr>
  </w:style>
  <w:style w:type="paragraph" w:styleId="a4">
    <w:name w:val="Balloon Text"/>
    <w:basedOn w:val="a"/>
    <w:semiHidden/>
    <w:qFormat/>
    <w:rPr>
      <w:sz w:val="18"/>
      <w:szCs w:val="18"/>
    </w:r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pP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ews1">
    <w:name w:val="news1"/>
    <w:basedOn w:val="a0"/>
    <w:qFormat/>
    <w:rPr>
      <w:rFonts w:ascii="Verdana" w:hAnsi="Verdana" w:hint="default"/>
      <w:color w:val="000000"/>
      <w:sz w:val="21"/>
      <w:szCs w:val="21"/>
    </w:rPr>
  </w:style>
  <w:style w:type="character" w:customStyle="1" w:styleId="a8">
    <w:name w:val="页眉 字符"/>
    <w:basedOn w:val="a0"/>
    <w:link w:val="a7"/>
    <w:qFormat/>
    <w:rPr>
      <w:kern w:val="2"/>
      <w:sz w:val="18"/>
      <w:szCs w:val="18"/>
    </w:rPr>
  </w:style>
  <w:style w:type="character" w:customStyle="1" w:styleId="a6">
    <w:name w:val="页脚 字符"/>
    <w:basedOn w:val="a0"/>
    <w:link w:val="a5"/>
    <w:rPr>
      <w:kern w:val="2"/>
      <w:sz w:val="18"/>
      <w:szCs w:val="18"/>
    </w:rPr>
  </w:style>
  <w:style w:type="paragraph" w:styleId="aa">
    <w:name w:val="List Paragraph"/>
    <w:basedOn w:val="a"/>
    <w:uiPriority w:val="99"/>
    <w:unhideWhenUsed/>
    <w:rsid w:val="004E16A5"/>
    <w:pPr>
      <w:ind w:firstLine="420"/>
    </w:pPr>
  </w:style>
  <w:style w:type="paragraph" w:styleId="ab">
    <w:name w:val="Bibliography"/>
    <w:basedOn w:val="a"/>
    <w:next w:val="a"/>
    <w:uiPriority w:val="37"/>
    <w:unhideWhenUsed/>
    <w:rsid w:val="00482235"/>
    <w:pPr>
      <w:tabs>
        <w:tab w:val="left" w:pos="504"/>
      </w:tabs>
      <w:spacing w:line="240" w:lineRule="exact"/>
      <w:ind w:left="504" w:hanging="504"/>
    </w:pPr>
  </w:style>
  <w:style w:type="paragraph" w:customStyle="1" w:styleId="2">
    <w:name w:val="样式 书目 + 首行缩进:  2 字符"/>
    <w:basedOn w:val="ab"/>
    <w:rsid w:val="00E70B6F"/>
    <w:pPr>
      <w:ind w:firstLineChars="0" w:firstLine="0"/>
    </w:pPr>
    <w:rPr>
      <w:rFonts w:cs="宋体"/>
      <w:szCs w:val="20"/>
    </w:rPr>
  </w:style>
  <w:style w:type="paragraph" w:styleId="ac">
    <w:name w:val="Revision"/>
    <w:hidden/>
    <w:uiPriority w:val="99"/>
    <w:unhideWhenUsed/>
    <w:rsid w:val="00D9778D"/>
    <w:rPr>
      <w:kern w:val="2"/>
      <w:sz w:val="24"/>
      <w:szCs w:val="24"/>
    </w:rPr>
  </w:style>
  <w:style w:type="paragraph" w:customStyle="1" w:styleId="ad">
    <w:name w:val="图"/>
    <w:basedOn w:val="a"/>
    <w:link w:val="ae"/>
    <w:qFormat/>
    <w:rsid w:val="00311724"/>
    <w:pPr>
      <w:spacing w:line="240" w:lineRule="auto"/>
      <w:ind w:firstLineChars="0" w:firstLine="0"/>
      <w:jc w:val="center"/>
    </w:pPr>
    <w:rPr>
      <w:kern w:val="24"/>
      <w:sz w:val="21"/>
    </w:rPr>
  </w:style>
  <w:style w:type="character" w:customStyle="1" w:styleId="ae">
    <w:name w:val="图 字符"/>
    <w:basedOn w:val="a0"/>
    <w:link w:val="ad"/>
    <w:rsid w:val="00311724"/>
    <w:rPr>
      <w:kern w:val="24"/>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7355">
      <w:bodyDiv w:val="1"/>
      <w:marLeft w:val="0"/>
      <w:marRight w:val="0"/>
      <w:marTop w:val="0"/>
      <w:marBottom w:val="0"/>
      <w:divBdr>
        <w:top w:val="none" w:sz="0" w:space="0" w:color="auto"/>
        <w:left w:val="none" w:sz="0" w:space="0" w:color="auto"/>
        <w:bottom w:val="none" w:sz="0" w:space="0" w:color="auto"/>
        <w:right w:val="none" w:sz="0" w:space="0" w:color="auto"/>
      </w:divBdr>
      <w:divsChild>
        <w:div w:id="1674333773">
          <w:marLeft w:val="0"/>
          <w:marRight w:val="0"/>
          <w:marTop w:val="0"/>
          <w:marBottom w:val="0"/>
          <w:divBdr>
            <w:top w:val="none" w:sz="0" w:space="0" w:color="auto"/>
            <w:left w:val="none" w:sz="0" w:space="0" w:color="auto"/>
            <w:bottom w:val="none" w:sz="0" w:space="0" w:color="auto"/>
            <w:right w:val="none" w:sz="0" w:space="0" w:color="auto"/>
          </w:divBdr>
          <w:divsChild>
            <w:div w:id="390465567">
              <w:marLeft w:val="0"/>
              <w:marRight w:val="0"/>
              <w:marTop w:val="0"/>
              <w:marBottom w:val="0"/>
              <w:divBdr>
                <w:top w:val="none" w:sz="0" w:space="0" w:color="auto"/>
                <w:left w:val="none" w:sz="0" w:space="0" w:color="auto"/>
                <w:bottom w:val="none" w:sz="0" w:space="0" w:color="auto"/>
                <w:right w:val="none" w:sz="0" w:space="0" w:color="auto"/>
              </w:divBdr>
            </w:div>
            <w:div w:id="170411901">
              <w:marLeft w:val="0"/>
              <w:marRight w:val="0"/>
              <w:marTop w:val="0"/>
              <w:marBottom w:val="0"/>
              <w:divBdr>
                <w:top w:val="none" w:sz="0" w:space="0" w:color="auto"/>
                <w:left w:val="none" w:sz="0" w:space="0" w:color="auto"/>
                <w:bottom w:val="none" w:sz="0" w:space="0" w:color="auto"/>
                <w:right w:val="none" w:sz="0" w:space="0" w:color="auto"/>
              </w:divBdr>
            </w:div>
            <w:div w:id="487989010">
              <w:marLeft w:val="0"/>
              <w:marRight w:val="0"/>
              <w:marTop w:val="0"/>
              <w:marBottom w:val="0"/>
              <w:divBdr>
                <w:top w:val="none" w:sz="0" w:space="0" w:color="auto"/>
                <w:left w:val="none" w:sz="0" w:space="0" w:color="auto"/>
                <w:bottom w:val="none" w:sz="0" w:space="0" w:color="auto"/>
                <w:right w:val="none" w:sz="0" w:space="0" w:color="auto"/>
              </w:divBdr>
            </w:div>
            <w:div w:id="2095543442">
              <w:marLeft w:val="0"/>
              <w:marRight w:val="0"/>
              <w:marTop w:val="0"/>
              <w:marBottom w:val="0"/>
              <w:divBdr>
                <w:top w:val="none" w:sz="0" w:space="0" w:color="auto"/>
                <w:left w:val="none" w:sz="0" w:space="0" w:color="auto"/>
                <w:bottom w:val="none" w:sz="0" w:space="0" w:color="auto"/>
                <w:right w:val="none" w:sz="0" w:space="0" w:color="auto"/>
              </w:divBdr>
            </w:div>
            <w:div w:id="61082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2151">
      <w:bodyDiv w:val="1"/>
      <w:marLeft w:val="0"/>
      <w:marRight w:val="0"/>
      <w:marTop w:val="0"/>
      <w:marBottom w:val="0"/>
      <w:divBdr>
        <w:top w:val="none" w:sz="0" w:space="0" w:color="auto"/>
        <w:left w:val="none" w:sz="0" w:space="0" w:color="auto"/>
        <w:bottom w:val="none" w:sz="0" w:space="0" w:color="auto"/>
        <w:right w:val="none" w:sz="0" w:space="0" w:color="auto"/>
      </w:divBdr>
    </w:div>
    <w:div w:id="389379710">
      <w:bodyDiv w:val="1"/>
      <w:marLeft w:val="0"/>
      <w:marRight w:val="0"/>
      <w:marTop w:val="0"/>
      <w:marBottom w:val="0"/>
      <w:divBdr>
        <w:top w:val="none" w:sz="0" w:space="0" w:color="auto"/>
        <w:left w:val="none" w:sz="0" w:space="0" w:color="auto"/>
        <w:bottom w:val="none" w:sz="0" w:space="0" w:color="auto"/>
        <w:right w:val="none" w:sz="0" w:space="0" w:color="auto"/>
      </w:divBdr>
      <w:divsChild>
        <w:div w:id="471607279">
          <w:marLeft w:val="0"/>
          <w:marRight w:val="0"/>
          <w:marTop w:val="0"/>
          <w:marBottom w:val="0"/>
          <w:divBdr>
            <w:top w:val="none" w:sz="0" w:space="0" w:color="auto"/>
            <w:left w:val="none" w:sz="0" w:space="0" w:color="auto"/>
            <w:bottom w:val="none" w:sz="0" w:space="0" w:color="auto"/>
            <w:right w:val="none" w:sz="0" w:space="0" w:color="auto"/>
          </w:divBdr>
          <w:divsChild>
            <w:div w:id="103200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27855">
      <w:bodyDiv w:val="1"/>
      <w:marLeft w:val="0"/>
      <w:marRight w:val="0"/>
      <w:marTop w:val="0"/>
      <w:marBottom w:val="0"/>
      <w:divBdr>
        <w:top w:val="none" w:sz="0" w:space="0" w:color="auto"/>
        <w:left w:val="none" w:sz="0" w:space="0" w:color="auto"/>
        <w:bottom w:val="none" w:sz="0" w:space="0" w:color="auto"/>
        <w:right w:val="none" w:sz="0" w:space="0" w:color="auto"/>
      </w:divBdr>
      <w:divsChild>
        <w:div w:id="2002584657">
          <w:marLeft w:val="0"/>
          <w:marRight w:val="0"/>
          <w:marTop w:val="0"/>
          <w:marBottom w:val="0"/>
          <w:divBdr>
            <w:top w:val="none" w:sz="0" w:space="0" w:color="auto"/>
            <w:left w:val="none" w:sz="0" w:space="0" w:color="auto"/>
            <w:bottom w:val="none" w:sz="0" w:space="0" w:color="auto"/>
            <w:right w:val="none" w:sz="0" w:space="0" w:color="auto"/>
          </w:divBdr>
          <w:divsChild>
            <w:div w:id="51184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272531">
      <w:bodyDiv w:val="1"/>
      <w:marLeft w:val="0"/>
      <w:marRight w:val="0"/>
      <w:marTop w:val="0"/>
      <w:marBottom w:val="0"/>
      <w:divBdr>
        <w:top w:val="none" w:sz="0" w:space="0" w:color="auto"/>
        <w:left w:val="none" w:sz="0" w:space="0" w:color="auto"/>
        <w:bottom w:val="none" w:sz="0" w:space="0" w:color="auto"/>
        <w:right w:val="none" w:sz="0" w:space="0" w:color="auto"/>
      </w:divBdr>
    </w:div>
    <w:div w:id="1291745252">
      <w:bodyDiv w:val="1"/>
      <w:marLeft w:val="0"/>
      <w:marRight w:val="0"/>
      <w:marTop w:val="0"/>
      <w:marBottom w:val="0"/>
      <w:divBdr>
        <w:top w:val="none" w:sz="0" w:space="0" w:color="auto"/>
        <w:left w:val="none" w:sz="0" w:space="0" w:color="auto"/>
        <w:bottom w:val="none" w:sz="0" w:space="0" w:color="auto"/>
        <w:right w:val="none" w:sz="0" w:space="0" w:color="auto"/>
      </w:divBdr>
    </w:div>
    <w:div w:id="1430614047">
      <w:bodyDiv w:val="1"/>
      <w:marLeft w:val="0"/>
      <w:marRight w:val="0"/>
      <w:marTop w:val="0"/>
      <w:marBottom w:val="0"/>
      <w:divBdr>
        <w:top w:val="none" w:sz="0" w:space="0" w:color="auto"/>
        <w:left w:val="none" w:sz="0" w:space="0" w:color="auto"/>
        <w:bottom w:val="none" w:sz="0" w:space="0" w:color="auto"/>
        <w:right w:val="none" w:sz="0" w:space="0" w:color="auto"/>
      </w:divBdr>
    </w:div>
    <w:div w:id="1558323382">
      <w:bodyDiv w:val="1"/>
      <w:marLeft w:val="0"/>
      <w:marRight w:val="0"/>
      <w:marTop w:val="0"/>
      <w:marBottom w:val="0"/>
      <w:divBdr>
        <w:top w:val="none" w:sz="0" w:space="0" w:color="auto"/>
        <w:left w:val="none" w:sz="0" w:space="0" w:color="auto"/>
        <w:bottom w:val="none" w:sz="0" w:space="0" w:color="auto"/>
        <w:right w:val="none" w:sz="0" w:space="0" w:color="auto"/>
      </w:divBdr>
    </w:div>
    <w:div w:id="1612782831">
      <w:bodyDiv w:val="1"/>
      <w:marLeft w:val="0"/>
      <w:marRight w:val="0"/>
      <w:marTop w:val="0"/>
      <w:marBottom w:val="0"/>
      <w:divBdr>
        <w:top w:val="none" w:sz="0" w:space="0" w:color="auto"/>
        <w:left w:val="none" w:sz="0" w:space="0" w:color="auto"/>
        <w:bottom w:val="none" w:sz="0" w:space="0" w:color="auto"/>
        <w:right w:val="none" w:sz="0" w:space="0" w:color="auto"/>
      </w:divBdr>
      <w:divsChild>
        <w:div w:id="1252540693">
          <w:marLeft w:val="0"/>
          <w:marRight w:val="0"/>
          <w:marTop w:val="0"/>
          <w:marBottom w:val="0"/>
          <w:divBdr>
            <w:top w:val="none" w:sz="0" w:space="0" w:color="auto"/>
            <w:left w:val="none" w:sz="0" w:space="0" w:color="auto"/>
            <w:bottom w:val="none" w:sz="0" w:space="0" w:color="auto"/>
            <w:right w:val="none" w:sz="0" w:space="0" w:color="auto"/>
          </w:divBdr>
          <w:divsChild>
            <w:div w:id="11429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047431">
      <w:bodyDiv w:val="1"/>
      <w:marLeft w:val="0"/>
      <w:marRight w:val="0"/>
      <w:marTop w:val="0"/>
      <w:marBottom w:val="0"/>
      <w:divBdr>
        <w:top w:val="none" w:sz="0" w:space="0" w:color="auto"/>
        <w:left w:val="none" w:sz="0" w:space="0" w:color="auto"/>
        <w:bottom w:val="none" w:sz="0" w:space="0" w:color="auto"/>
        <w:right w:val="none" w:sz="0" w:space="0" w:color="auto"/>
      </w:divBdr>
      <w:divsChild>
        <w:div w:id="1189834168">
          <w:marLeft w:val="0"/>
          <w:marRight w:val="0"/>
          <w:marTop w:val="0"/>
          <w:marBottom w:val="0"/>
          <w:divBdr>
            <w:top w:val="none" w:sz="0" w:space="0" w:color="auto"/>
            <w:left w:val="none" w:sz="0" w:space="0" w:color="auto"/>
            <w:bottom w:val="none" w:sz="0" w:space="0" w:color="auto"/>
            <w:right w:val="none" w:sz="0" w:space="0" w:color="auto"/>
          </w:divBdr>
          <w:divsChild>
            <w:div w:id="35809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13304">
      <w:bodyDiv w:val="1"/>
      <w:marLeft w:val="0"/>
      <w:marRight w:val="0"/>
      <w:marTop w:val="0"/>
      <w:marBottom w:val="0"/>
      <w:divBdr>
        <w:top w:val="none" w:sz="0" w:space="0" w:color="auto"/>
        <w:left w:val="none" w:sz="0" w:space="0" w:color="auto"/>
        <w:bottom w:val="none" w:sz="0" w:space="0" w:color="auto"/>
        <w:right w:val="none" w:sz="0" w:space="0" w:color="auto"/>
      </w:divBdr>
      <w:divsChild>
        <w:div w:id="212235388">
          <w:marLeft w:val="0"/>
          <w:marRight w:val="0"/>
          <w:marTop w:val="0"/>
          <w:marBottom w:val="0"/>
          <w:divBdr>
            <w:top w:val="none" w:sz="0" w:space="0" w:color="auto"/>
            <w:left w:val="none" w:sz="0" w:space="0" w:color="auto"/>
            <w:bottom w:val="none" w:sz="0" w:space="0" w:color="auto"/>
            <w:right w:val="none" w:sz="0" w:space="0" w:color="auto"/>
          </w:divBdr>
          <w:divsChild>
            <w:div w:id="70969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12629">
      <w:bodyDiv w:val="1"/>
      <w:marLeft w:val="0"/>
      <w:marRight w:val="0"/>
      <w:marTop w:val="0"/>
      <w:marBottom w:val="0"/>
      <w:divBdr>
        <w:top w:val="none" w:sz="0" w:space="0" w:color="auto"/>
        <w:left w:val="none" w:sz="0" w:space="0" w:color="auto"/>
        <w:bottom w:val="none" w:sz="0" w:space="0" w:color="auto"/>
        <w:right w:val="none" w:sz="0" w:space="0" w:color="auto"/>
      </w:divBdr>
      <w:divsChild>
        <w:div w:id="303433254">
          <w:marLeft w:val="0"/>
          <w:marRight w:val="0"/>
          <w:marTop w:val="0"/>
          <w:marBottom w:val="0"/>
          <w:divBdr>
            <w:top w:val="none" w:sz="0" w:space="0" w:color="auto"/>
            <w:left w:val="none" w:sz="0" w:space="0" w:color="auto"/>
            <w:bottom w:val="none" w:sz="0" w:space="0" w:color="auto"/>
            <w:right w:val="none" w:sz="0" w:space="0" w:color="auto"/>
          </w:divBdr>
          <w:divsChild>
            <w:div w:id="156521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1417">
      <w:bodyDiv w:val="1"/>
      <w:marLeft w:val="0"/>
      <w:marRight w:val="0"/>
      <w:marTop w:val="0"/>
      <w:marBottom w:val="0"/>
      <w:divBdr>
        <w:top w:val="none" w:sz="0" w:space="0" w:color="auto"/>
        <w:left w:val="none" w:sz="0" w:space="0" w:color="auto"/>
        <w:bottom w:val="none" w:sz="0" w:space="0" w:color="auto"/>
        <w:right w:val="none" w:sz="0" w:space="0" w:color="auto"/>
      </w:divBdr>
      <w:divsChild>
        <w:div w:id="1913465005">
          <w:marLeft w:val="0"/>
          <w:marRight w:val="0"/>
          <w:marTop w:val="0"/>
          <w:marBottom w:val="0"/>
          <w:divBdr>
            <w:top w:val="none" w:sz="0" w:space="0" w:color="auto"/>
            <w:left w:val="none" w:sz="0" w:space="0" w:color="auto"/>
            <w:bottom w:val="none" w:sz="0" w:space="0" w:color="auto"/>
            <w:right w:val="none" w:sz="0" w:space="0" w:color="auto"/>
          </w:divBdr>
          <w:divsChild>
            <w:div w:id="1004016119">
              <w:marLeft w:val="0"/>
              <w:marRight w:val="0"/>
              <w:marTop w:val="0"/>
              <w:marBottom w:val="0"/>
              <w:divBdr>
                <w:top w:val="none" w:sz="0" w:space="0" w:color="auto"/>
                <w:left w:val="none" w:sz="0" w:space="0" w:color="auto"/>
                <w:bottom w:val="none" w:sz="0" w:space="0" w:color="auto"/>
                <w:right w:val="none" w:sz="0" w:space="0" w:color="auto"/>
              </w:divBdr>
            </w:div>
            <w:div w:id="773091946">
              <w:marLeft w:val="0"/>
              <w:marRight w:val="0"/>
              <w:marTop w:val="0"/>
              <w:marBottom w:val="0"/>
              <w:divBdr>
                <w:top w:val="none" w:sz="0" w:space="0" w:color="auto"/>
                <w:left w:val="none" w:sz="0" w:space="0" w:color="auto"/>
                <w:bottom w:val="none" w:sz="0" w:space="0" w:color="auto"/>
                <w:right w:val="none" w:sz="0" w:space="0" w:color="auto"/>
              </w:divBdr>
            </w:div>
            <w:div w:id="1687320514">
              <w:marLeft w:val="0"/>
              <w:marRight w:val="0"/>
              <w:marTop w:val="0"/>
              <w:marBottom w:val="0"/>
              <w:divBdr>
                <w:top w:val="none" w:sz="0" w:space="0" w:color="auto"/>
                <w:left w:val="none" w:sz="0" w:space="0" w:color="auto"/>
                <w:bottom w:val="none" w:sz="0" w:space="0" w:color="auto"/>
                <w:right w:val="none" w:sz="0" w:space="0" w:color="auto"/>
              </w:divBdr>
            </w:div>
            <w:div w:id="1972516941">
              <w:marLeft w:val="0"/>
              <w:marRight w:val="0"/>
              <w:marTop w:val="0"/>
              <w:marBottom w:val="0"/>
              <w:divBdr>
                <w:top w:val="none" w:sz="0" w:space="0" w:color="auto"/>
                <w:left w:val="none" w:sz="0" w:space="0" w:color="auto"/>
                <w:bottom w:val="none" w:sz="0" w:space="0" w:color="auto"/>
                <w:right w:val="none" w:sz="0" w:space="0" w:color="auto"/>
              </w:divBdr>
            </w:div>
            <w:div w:id="176036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10" Type="http://schemas.openxmlformats.org/officeDocument/2006/relationships/image" Target="media/image3.jp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1390</TotalTime>
  <Pages>18</Pages>
  <Words>33128</Words>
  <Characters>45387</Characters>
  <Application>Microsoft Office Word</Application>
  <DocSecurity>0</DocSecurity>
  <Lines>1891</Lines>
  <Paragraphs>1427</Paragraphs>
  <ScaleCrop>false</ScaleCrop>
  <Company>ygc</Company>
  <LinksUpToDate>false</LinksUpToDate>
  <CharactersWithSpaces>77088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  圳  大  学</dc:title>
  <dc:creator>ygc</dc:creator>
  <cp:lastModifiedBy>HanHan</cp:lastModifiedBy>
  <cp:revision>29</cp:revision>
  <cp:lastPrinted>2025-04-25T06:17:00Z</cp:lastPrinted>
  <dcterms:created xsi:type="dcterms:W3CDTF">2025-04-23T09:23:00Z</dcterms:created>
  <dcterms:modified xsi:type="dcterms:W3CDTF">2025-04-28T09:04:00Z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69E96DD7F1504B7A996E9FC13CD16691_13</vt:lpwstr>
  </property>
  <property fmtid="{D5CDD505-2E9C-101B-9397-08002B2CF9AE}" pid="4" name="KSOTemplateDocerSaveRecord">
    <vt:lpwstr>eyJoZGlkIjoiNGVmZmYyZThiNTMwOGI3NWQ3ODA0OGM1MDE4YTAyMjciLCJ1c2VySWQiOiIyNzExMDg4NjYifQ==</vt:lpwstr>
  </property>
  <property fmtid="{D5CDD505-2E9C-101B-9397-08002B2CF9AE}" pid="5" name="ZOTERO_PREF_1">
    <vt:lpwstr>&lt;data data-version="3" zotero-version="7.0.15"&gt;&lt;session id="DWYGcdjw"/&gt;&lt;style id="http://www.zotero.org/styles/gb-t-7714-2005-numeric-bilingual-no-uppercase-no-url" hasBibliography="1" bibliographyStyleHasBeenSet="1"/&gt;&lt;prefs&gt;&lt;pref name="fieldType" value="</vt:lpwstr>
  </property>
  <property fmtid="{D5CDD505-2E9C-101B-9397-08002B2CF9AE}" pid="6" name="ZOTERO_PREF_2">
    <vt:lpwstr>Field"/&gt;&lt;/prefs&gt;&lt;/data&gt;</vt:lpwstr>
  </property>
</Properties>
</file>